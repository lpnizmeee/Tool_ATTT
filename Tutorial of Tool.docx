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C7879" w14:textId="6E8673E8" w:rsidR="009C0B36" w:rsidRDefault="00E67D7D" w:rsidP="0420869A">
      <w:pPr>
        <w:jc w:val="center"/>
        <w:rPr>
          <w:b/>
          <w:bCs/>
          <w:sz w:val="36"/>
          <w:szCs w:val="36"/>
          <w:lang w:val="vi-VN"/>
        </w:rPr>
      </w:pPr>
      <w:proofErr w:type="spellStart"/>
      <w:r w:rsidRPr="0420869A">
        <w:rPr>
          <w:b/>
          <w:bCs/>
          <w:sz w:val="36"/>
          <w:szCs w:val="36"/>
        </w:rPr>
        <w:t>Hướng</w:t>
      </w:r>
      <w:proofErr w:type="spellEnd"/>
      <w:r w:rsidRPr="0420869A">
        <w:rPr>
          <w:b/>
          <w:bCs/>
          <w:sz w:val="36"/>
          <w:szCs w:val="36"/>
          <w:lang w:val="vi-VN"/>
        </w:rPr>
        <w:t xml:space="preserve"> dẫn sử dụng </w:t>
      </w:r>
      <w:proofErr w:type="spellStart"/>
      <w:r w:rsidRPr="0420869A">
        <w:rPr>
          <w:b/>
          <w:bCs/>
          <w:sz w:val="36"/>
          <w:szCs w:val="36"/>
          <w:lang w:val="vi-VN"/>
        </w:rPr>
        <w:t>tool</w:t>
      </w:r>
      <w:proofErr w:type="spellEnd"/>
      <w:r w:rsidRPr="0420869A">
        <w:rPr>
          <w:b/>
          <w:bCs/>
          <w:sz w:val="36"/>
          <w:szCs w:val="36"/>
          <w:lang w:val="vi-VN"/>
        </w:rPr>
        <w:t xml:space="preserve"> thi GK ATTT</w:t>
      </w:r>
      <w:r w:rsidR="33280E02" w:rsidRPr="0420869A">
        <w:rPr>
          <w:b/>
          <w:bCs/>
          <w:sz w:val="36"/>
          <w:szCs w:val="36"/>
          <w:lang w:val="vi-VN"/>
        </w:rPr>
        <w:t xml:space="preserve"> - tháng 1 2022</w:t>
      </w:r>
    </w:p>
    <w:p w14:paraId="0C9218CA" w14:textId="77777777" w:rsidR="003A6860" w:rsidRPr="003A6860" w:rsidRDefault="003A6860" w:rsidP="009C0B36">
      <w:pPr>
        <w:jc w:val="center"/>
        <w:rPr>
          <w:rFonts w:cstheme="minorHAnsi"/>
          <w:b/>
          <w:bCs/>
          <w:color w:val="FF0000"/>
          <w:sz w:val="36"/>
          <w:szCs w:val="36"/>
          <w:lang w:val="vi-VN"/>
        </w:rPr>
      </w:pPr>
      <w:r w:rsidRPr="003A6860">
        <w:rPr>
          <w:rFonts w:cstheme="minorHAnsi"/>
          <w:b/>
          <w:bCs/>
          <w:color w:val="FF0000"/>
          <w:sz w:val="36"/>
          <w:szCs w:val="36"/>
          <w:lang w:val="vi-VN"/>
        </w:rPr>
        <w:t xml:space="preserve">&lt;Đây là nội dung soạn thảo của </w:t>
      </w:r>
      <w:proofErr w:type="spellStart"/>
      <w:r w:rsidRPr="003A6860">
        <w:rPr>
          <w:rFonts w:cstheme="minorHAnsi"/>
          <w:b/>
          <w:bCs/>
          <w:color w:val="FF0000"/>
          <w:sz w:val="36"/>
          <w:szCs w:val="36"/>
          <w:lang w:val="vi-VN"/>
        </w:rPr>
        <w:t>Hedspi</w:t>
      </w:r>
      <w:proofErr w:type="spellEnd"/>
      <w:r w:rsidRPr="003A6860">
        <w:rPr>
          <w:rFonts w:cstheme="minorHAnsi"/>
          <w:b/>
          <w:bCs/>
          <w:color w:val="FF0000"/>
          <w:sz w:val="36"/>
          <w:szCs w:val="36"/>
          <w:lang w:val="vi-VN"/>
        </w:rPr>
        <w:t xml:space="preserve"> </w:t>
      </w:r>
      <w:proofErr w:type="spellStart"/>
      <w:r w:rsidRPr="003A6860">
        <w:rPr>
          <w:rFonts w:cstheme="minorHAnsi"/>
          <w:b/>
          <w:bCs/>
          <w:color w:val="FF0000"/>
          <w:sz w:val="36"/>
          <w:szCs w:val="36"/>
          <w:lang w:val="vi-VN"/>
        </w:rPr>
        <w:t>Nichibu</w:t>
      </w:r>
      <w:proofErr w:type="spellEnd"/>
      <w:r w:rsidRPr="003A6860">
        <w:rPr>
          <w:rFonts w:cstheme="minorHAnsi"/>
          <w:b/>
          <w:bCs/>
          <w:color w:val="FF0000"/>
          <w:sz w:val="36"/>
          <w:szCs w:val="36"/>
          <w:lang w:val="vi-VN"/>
        </w:rPr>
        <w:t xml:space="preserve"> K65</w:t>
      </w:r>
    </w:p>
    <w:p w14:paraId="01AB7726" w14:textId="191CE003" w:rsidR="003A6860" w:rsidRPr="003A6860" w:rsidRDefault="003A6860" w:rsidP="009C0B36">
      <w:pPr>
        <w:jc w:val="center"/>
        <w:rPr>
          <w:rFonts w:cstheme="minorHAnsi"/>
          <w:b/>
          <w:bCs/>
          <w:color w:val="FF0000"/>
          <w:sz w:val="36"/>
          <w:szCs w:val="36"/>
          <w:lang w:val="vi-VN"/>
        </w:rPr>
      </w:pPr>
      <w:r w:rsidRPr="003A6860">
        <w:rPr>
          <w:rFonts w:cstheme="minorHAnsi"/>
          <w:b/>
          <w:bCs/>
          <w:color w:val="FF0000"/>
          <w:sz w:val="36"/>
          <w:szCs w:val="36"/>
          <w:lang w:val="vi-VN"/>
        </w:rPr>
        <w:t xml:space="preserve">Yêu cầu không </w:t>
      </w:r>
      <w:proofErr w:type="spellStart"/>
      <w:r w:rsidRPr="003A6860">
        <w:rPr>
          <w:rFonts w:cstheme="minorHAnsi"/>
          <w:b/>
          <w:bCs/>
          <w:color w:val="FF0000"/>
          <w:sz w:val="36"/>
          <w:szCs w:val="36"/>
          <w:lang w:val="vi-VN"/>
        </w:rPr>
        <w:t>leak</w:t>
      </w:r>
      <w:proofErr w:type="spellEnd"/>
      <w:r w:rsidRPr="003A6860">
        <w:rPr>
          <w:rFonts w:cstheme="minorHAnsi"/>
          <w:b/>
          <w:bCs/>
          <w:color w:val="FF0000"/>
          <w:sz w:val="36"/>
          <w:szCs w:val="36"/>
          <w:lang w:val="vi-VN"/>
        </w:rPr>
        <w:t xml:space="preserve"> ra ngoài !!!&gt;</w:t>
      </w:r>
    </w:p>
    <w:p w14:paraId="69B57DE9" w14:textId="3AD501F9" w:rsidR="009C0B36" w:rsidRPr="009C0B36" w:rsidRDefault="009C0B36" w:rsidP="009C0B36">
      <w:pPr>
        <w:pStyle w:val="oancuaDanhsach"/>
        <w:numPr>
          <w:ilvl w:val="0"/>
          <w:numId w:val="4"/>
        </w:numPr>
        <w:rPr>
          <w:rFonts w:cstheme="minorHAnsi"/>
          <w:b/>
          <w:bCs/>
          <w:sz w:val="36"/>
          <w:szCs w:val="36"/>
          <w:lang w:val="vi-VN"/>
        </w:rPr>
      </w:pPr>
      <w:r w:rsidRPr="0420869A">
        <w:rPr>
          <w:sz w:val="20"/>
          <w:szCs w:val="20"/>
          <w:lang w:val="vi-VN"/>
        </w:rPr>
        <w:t>T</w:t>
      </w:r>
      <w:r w:rsidR="00E67D7D" w:rsidRPr="0420869A">
        <w:rPr>
          <w:sz w:val="20"/>
          <w:szCs w:val="20"/>
          <w:lang w:val="vi-VN"/>
        </w:rPr>
        <w:t xml:space="preserve">ải </w:t>
      </w:r>
      <w:proofErr w:type="spellStart"/>
      <w:r w:rsidR="00E67D7D" w:rsidRPr="0420869A">
        <w:rPr>
          <w:sz w:val="20"/>
          <w:szCs w:val="20"/>
          <w:lang w:val="vi-VN"/>
        </w:rPr>
        <w:t>file</w:t>
      </w:r>
      <w:proofErr w:type="spellEnd"/>
      <w:r w:rsidR="00E67D7D" w:rsidRPr="0420869A">
        <w:rPr>
          <w:sz w:val="20"/>
          <w:szCs w:val="20"/>
          <w:lang w:val="vi-VN"/>
        </w:rPr>
        <w:t xml:space="preserve"> theo </w:t>
      </w:r>
      <w:proofErr w:type="spellStart"/>
      <w:r w:rsidRPr="0420869A">
        <w:rPr>
          <w:sz w:val="20"/>
          <w:szCs w:val="20"/>
          <w:lang w:val="vi-VN"/>
        </w:rPr>
        <w:t>link</w:t>
      </w:r>
      <w:proofErr w:type="spellEnd"/>
      <w:r w:rsidRPr="0420869A">
        <w:rPr>
          <w:sz w:val="20"/>
          <w:szCs w:val="20"/>
          <w:lang w:val="vi-VN"/>
        </w:rPr>
        <w:t xml:space="preserve"> dưới đây</w:t>
      </w:r>
    </w:p>
    <w:p w14:paraId="339A911A" w14:textId="49BB71AC" w:rsidR="007E3247" w:rsidRDefault="00000000" w:rsidP="0420869A">
      <w:pPr>
        <w:pStyle w:val="oancuaDanhsach"/>
        <w:ind w:left="1440"/>
      </w:pPr>
      <w:hyperlink r:id="rId6">
        <w:r w:rsidR="007E3247" w:rsidRPr="0420869A">
          <w:rPr>
            <w:rStyle w:val="Siuktni"/>
          </w:rPr>
          <w:t xml:space="preserve">Link </w:t>
        </w:r>
        <w:proofErr w:type="spellStart"/>
        <w:r w:rsidR="007E3247" w:rsidRPr="0420869A">
          <w:rPr>
            <w:rStyle w:val="Siuktni"/>
          </w:rPr>
          <w:t>tải</w:t>
        </w:r>
        <w:proofErr w:type="spellEnd"/>
        <w:r w:rsidR="007E3247" w:rsidRPr="0420869A">
          <w:rPr>
            <w:rStyle w:val="Siuktni"/>
          </w:rPr>
          <w:t xml:space="preserve"> OneD9rive Tool</w:t>
        </w:r>
      </w:hyperlink>
      <w:r w:rsidR="3951A5F7">
        <w:t xml:space="preserve">   : </w:t>
      </w:r>
      <w:proofErr w:type="spellStart"/>
      <w:r w:rsidR="3951A5F7">
        <w:t>yêu</w:t>
      </w:r>
      <w:proofErr w:type="spellEnd"/>
      <w:r w:rsidR="3951A5F7">
        <w:t xml:space="preserve"> </w:t>
      </w:r>
      <w:proofErr w:type="spellStart"/>
      <w:r w:rsidR="3951A5F7">
        <w:t>cầu</w:t>
      </w:r>
      <w:proofErr w:type="spellEnd"/>
      <w:r w:rsidR="3951A5F7">
        <w:t xml:space="preserve"> </w:t>
      </w:r>
      <w:proofErr w:type="spellStart"/>
      <w:r w:rsidR="3951A5F7">
        <w:t>máy</w:t>
      </w:r>
      <w:proofErr w:type="spellEnd"/>
      <w:r w:rsidR="3951A5F7">
        <w:t xml:space="preserve"> </w:t>
      </w:r>
      <w:proofErr w:type="spellStart"/>
      <w:r w:rsidR="3951A5F7">
        <w:t>đã</w:t>
      </w:r>
      <w:proofErr w:type="spellEnd"/>
      <w:r w:rsidR="3951A5F7">
        <w:t xml:space="preserve"> </w:t>
      </w:r>
      <w:proofErr w:type="spellStart"/>
      <w:r w:rsidR="3951A5F7">
        <w:t>cài</w:t>
      </w:r>
      <w:proofErr w:type="spellEnd"/>
      <w:r w:rsidR="3951A5F7">
        <w:t xml:space="preserve"> python, C/C++</w:t>
      </w:r>
    </w:p>
    <w:p w14:paraId="6C653BBE" w14:textId="359C5989" w:rsidR="5CEAB50A" w:rsidRDefault="5CEAB50A" w:rsidP="0420869A">
      <w:pPr>
        <w:pStyle w:val="oancuaDanhsach"/>
        <w:ind w:left="1440"/>
      </w:pPr>
      <w:proofErr w:type="spellStart"/>
      <w:r>
        <w:t>Tải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source code,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1 folder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 </w:t>
      </w:r>
      <w:del w:id="0" w:author="Le Phuong Nam 20210628" w:date="2023-03-10T23:06:00Z">
        <w:r w:rsidDel="00CD0892">
          <w:delText>main.c</w:delText>
        </w:r>
      </w:del>
      <w:ins w:id="1" w:author="Le Phuong Nam 20210628" w:date="2023-03-10T23:06:00Z">
        <w:r w:rsidR="00CD0892">
          <w:rPr>
            <w:lang w:val="vi-VN"/>
          </w:rPr>
          <w:t xml:space="preserve"> .\main.exe</w:t>
        </w:r>
      </w:ins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nhóe</w:t>
      </w:r>
      <w:proofErr w:type="spellEnd"/>
      <w:r>
        <w:t xml:space="preserve"> ;)</w:t>
      </w:r>
    </w:p>
    <w:p w14:paraId="3E40AEB1" w14:textId="09C3E71E" w:rsidR="00E67D7D" w:rsidRPr="003733AE" w:rsidRDefault="009C0B36" w:rsidP="003733AE">
      <w:pPr>
        <w:pStyle w:val="oancuaDanhsach"/>
        <w:numPr>
          <w:ilvl w:val="0"/>
          <w:numId w:val="4"/>
        </w:numPr>
        <w:rPr>
          <w:rFonts w:cstheme="minorHAnsi"/>
          <w:sz w:val="20"/>
          <w:szCs w:val="20"/>
          <w:lang w:val="vi-VN"/>
        </w:rPr>
      </w:pPr>
      <w:r w:rsidRPr="0420869A">
        <w:rPr>
          <w:sz w:val="20"/>
          <w:szCs w:val="20"/>
          <w:lang w:val="vi-VN"/>
        </w:rPr>
        <w:t>Giai diện và cách dùng:</w:t>
      </w:r>
    </w:p>
    <w:p w14:paraId="44013333" w14:textId="4928BDF0" w:rsidR="00E67D7D" w:rsidRDefault="009C0B36" w:rsidP="0420869A">
      <w:pPr>
        <w:ind w:firstLine="720"/>
        <w:jc w:val="center"/>
      </w:pPr>
      <w:r>
        <w:rPr>
          <w:noProof/>
        </w:rPr>
        <w:drawing>
          <wp:inline distT="0" distB="0" distL="0" distR="0" wp14:anchorId="16AEAFC8" wp14:editId="0806D6FF">
            <wp:extent cx="4010585" cy="2333951"/>
            <wp:effectExtent l="0" t="0" r="9525" b="9525"/>
            <wp:docPr id="148" name="Picture 1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6FB0" w14:textId="7D07A904" w:rsidR="009C0B36" w:rsidRDefault="003733AE" w:rsidP="003733AE">
      <w:pPr>
        <w:pStyle w:val="oancuaDanhsach"/>
        <w:numPr>
          <w:ilvl w:val="0"/>
          <w:numId w:val="5"/>
        </w:numPr>
        <w:rPr>
          <w:lang w:val="vi-VN"/>
        </w:rPr>
      </w:pPr>
      <w:r>
        <w:rPr>
          <w:lang w:val="vi-VN"/>
        </w:rPr>
        <w:t>Mã hóa OTP :</w:t>
      </w:r>
    </w:p>
    <w:p w14:paraId="4AE3F6D9" w14:textId="40EB19BE" w:rsidR="003733AE" w:rsidRDefault="003733AE" w:rsidP="003733AE">
      <w:pPr>
        <w:pStyle w:val="oancuaDanhsach"/>
        <w:ind w:left="1080"/>
        <w:rPr>
          <w:lang w:val="vi-VN"/>
        </w:rPr>
      </w:pPr>
      <w:r>
        <w:rPr>
          <w:lang w:val="vi-VN"/>
        </w:rPr>
        <w:t>Dùng cho câu này:</w:t>
      </w:r>
    </w:p>
    <w:p w14:paraId="7AF3CA7D" w14:textId="2077A607" w:rsidR="00F64FAC" w:rsidRPr="00F64FAC" w:rsidRDefault="001F1D45" w:rsidP="00F64FAC">
      <w:pPr>
        <w:pStyle w:val="oancuaDanhsach"/>
        <w:ind w:left="1080"/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32C70522" wp14:editId="41074C6D">
                <wp:simplePos x="0" y="0"/>
                <wp:positionH relativeFrom="column">
                  <wp:posOffset>2922270</wp:posOffset>
                </wp:positionH>
                <wp:positionV relativeFrom="paragraph">
                  <wp:posOffset>247650</wp:posOffset>
                </wp:positionV>
                <wp:extent cx="2242185" cy="2527070"/>
                <wp:effectExtent l="38100" t="57150" r="43815" b="4508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42185" cy="252707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6292BB86">
              <v:shapetype id="_x0000_t75" coordsize="21600,21600" filled="f" stroked="f" o:spt="75" o:preferrelative="t" path="m@4@5l@4@11@9@11@9@5xe" w14:anchorId="23D04F01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178" style="position:absolute;margin-left:229.4pt;margin-top:18.8pt;width:177.95pt;height:200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">
                <v:imagedata o:title="" r:id="rId9"/>
              </v:shape>
            </w:pict>
          </mc:Fallback>
        </mc:AlternateContent>
      </w:r>
      <w:r w:rsidR="00F64FAC">
        <w:rPr>
          <w:lang w:val="vi-VN"/>
        </w:rPr>
        <w:t xml:space="preserve">       </w:t>
      </w:r>
      <w:r w:rsidR="003733AE" w:rsidRPr="003733AE">
        <w:rPr>
          <w:noProof/>
          <w:lang w:val="vi-VN"/>
        </w:rPr>
        <w:drawing>
          <wp:inline distT="0" distB="0" distL="0" distR="0" wp14:anchorId="6B91B9F5" wp14:editId="3498F316">
            <wp:extent cx="4530408" cy="1855963"/>
            <wp:effectExtent l="0" t="0" r="3810" b="0"/>
            <wp:docPr id="149" name="Picture 1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17647" t="2398" r="2079" b="4447"/>
                    <a:stretch/>
                  </pic:blipFill>
                  <pic:spPr bwMode="auto">
                    <a:xfrm>
                      <a:off x="0" y="0"/>
                      <a:ext cx="4547361" cy="186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634DC" w14:textId="3B1BBD85" w:rsidR="00F64FAC" w:rsidRDefault="001F1D45" w:rsidP="00F64FAC">
      <w:pPr>
        <w:pStyle w:val="oancuaDanhsach"/>
        <w:ind w:left="1080" w:firstLine="360"/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2EA5F360" wp14:editId="33C7E80B">
                <wp:simplePos x="0" y="0"/>
                <wp:positionH relativeFrom="column">
                  <wp:posOffset>3159125</wp:posOffset>
                </wp:positionH>
                <wp:positionV relativeFrom="paragraph">
                  <wp:posOffset>-666750</wp:posOffset>
                </wp:positionV>
                <wp:extent cx="2145030" cy="2566680"/>
                <wp:effectExtent l="57150" t="57150" r="45720" b="4318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145030" cy="256668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5BDB2D4C">
              <v:shape id="Ink 187" style="position:absolute;margin-left:248.05pt;margin-top:-53.2pt;width:170.3pt;height:203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" w14:anchorId="021132C3">
                <v:imagedata o:title="" r:id="rId12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0801AACF" wp14:editId="60CFD874">
                <wp:simplePos x="0" y="0"/>
                <wp:positionH relativeFrom="column">
                  <wp:posOffset>2756535</wp:posOffset>
                </wp:positionH>
                <wp:positionV relativeFrom="paragraph">
                  <wp:posOffset>-775335</wp:posOffset>
                </wp:positionV>
                <wp:extent cx="1223010" cy="2136590"/>
                <wp:effectExtent l="57150" t="57150" r="53340" b="5461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23010" cy="213659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0DDE6A0E">
              <v:shape id="Ink 182" style="position:absolute;margin-left:216.35pt;margin-top:-61.75pt;width:97.7pt;height:169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" w14:anchorId="5BDBEC67">
                <v:imagedata o:title="" r:id="rId14"/>
              </v:shape>
            </w:pict>
          </mc:Fallback>
        </mc:AlternateContent>
      </w:r>
      <w:r w:rsidRPr="001F1D45">
        <w:rPr>
          <w:noProof/>
          <w:lang w:val="vi-VN"/>
        </w:rPr>
        <w:drawing>
          <wp:inline distT="0" distB="0" distL="0" distR="0" wp14:anchorId="11353191" wp14:editId="40BB40B2">
            <wp:extent cx="3667637" cy="2143424"/>
            <wp:effectExtent l="0" t="0" r="9525" b="9525"/>
            <wp:docPr id="169" name="Picture 1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78A6" w14:textId="3B1B5045" w:rsidR="001F1D45" w:rsidRDefault="001F1D45" w:rsidP="00F64FAC">
      <w:pPr>
        <w:pStyle w:val="oancuaDanhsach"/>
        <w:ind w:left="1080" w:firstLine="360"/>
        <w:rPr>
          <w:lang w:val="vi-VN"/>
        </w:rPr>
      </w:pPr>
    </w:p>
    <w:p w14:paraId="21E34A59" w14:textId="27A805A9" w:rsidR="001F1D45" w:rsidRDefault="001F1D45" w:rsidP="00F64FAC">
      <w:pPr>
        <w:pStyle w:val="oancuaDanhsach"/>
        <w:ind w:left="1080" w:firstLine="360"/>
        <w:rPr>
          <w:lang w:val="vi-VN"/>
        </w:rPr>
      </w:pPr>
    </w:p>
    <w:p w14:paraId="73EDE940" w14:textId="091A39AF" w:rsidR="001F1D45" w:rsidRDefault="001F1D45" w:rsidP="00F64FAC">
      <w:pPr>
        <w:pStyle w:val="oancuaDanhsach"/>
        <w:ind w:left="1080" w:firstLine="360"/>
        <w:rPr>
          <w:lang w:val="vi-VN"/>
        </w:rPr>
      </w:pPr>
    </w:p>
    <w:p w14:paraId="4E23A4BF" w14:textId="487419BD" w:rsidR="001F1D45" w:rsidRDefault="001F1D45" w:rsidP="00F64FAC">
      <w:pPr>
        <w:pStyle w:val="oancuaDanhsach"/>
        <w:ind w:left="1080" w:firstLine="360"/>
        <w:rPr>
          <w:lang w:val="vi-VN"/>
        </w:rPr>
      </w:pPr>
    </w:p>
    <w:p w14:paraId="290C4625" w14:textId="77777777" w:rsidR="001F1D45" w:rsidRDefault="001F1D45" w:rsidP="00F64FAC">
      <w:pPr>
        <w:pStyle w:val="oancuaDanhsach"/>
        <w:ind w:left="1080" w:firstLine="360"/>
        <w:rPr>
          <w:lang w:val="vi-VN"/>
        </w:rPr>
      </w:pPr>
    </w:p>
    <w:p w14:paraId="393BB4AB" w14:textId="6B3D9D49" w:rsidR="003733AE" w:rsidRDefault="003733AE" w:rsidP="003733AE">
      <w:pPr>
        <w:pStyle w:val="oancuaDanhsach"/>
        <w:numPr>
          <w:ilvl w:val="0"/>
          <w:numId w:val="5"/>
        </w:numPr>
        <w:rPr>
          <w:lang w:val="vi-VN"/>
        </w:rPr>
      </w:pPr>
      <w:proofErr w:type="spellStart"/>
      <w:r>
        <w:rPr>
          <w:lang w:val="vi-VN"/>
        </w:rPr>
        <w:t>Logarit</w:t>
      </w:r>
      <w:proofErr w:type="spellEnd"/>
      <w:r>
        <w:rPr>
          <w:lang w:val="vi-VN"/>
        </w:rPr>
        <w:t xml:space="preserve"> Rời Rạc tính:</w:t>
      </w:r>
    </w:p>
    <w:p w14:paraId="35C7E079" w14:textId="61A23CC0" w:rsidR="001F1D45" w:rsidRDefault="004D6034" w:rsidP="001F1D45">
      <w:pPr>
        <w:ind w:left="720"/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2498175E" wp14:editId="0E629C5A">
                <wp:simplePos x="0" y="0"/>
                <wp:positionH relativeFrom="column">
                  <wp:posOffset>1357598</wp:posOffset>
                </wp:positionH>
                <wp:positionV relativeFrom="paragraph">
                  <wp:posOffset>539451</wp:posOffset>
                </wp:positionV>
                <wp:extent cx="655200" cy="55800"/>
                <wp:effectExtent l="57150" t="38100" r="50165" b="4000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55200" cy="5580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07ECB1F9">
              <v:shape id="Ink 210" style="position:absolute;margin-left:106.2pt;margin-top:41.8pt;width:53.05pt;height:5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" w14:anchorId="771B6753">
                <v:imagedata o:title="" r:id="rId17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6D7C1A9F" wp14:editId="57F53044">
                <wp:simplePos x="0" y="0"/>
                <wp:positionH relativeFrom="column">
                  <wp:posOffset>2447290</wp:posOffset>
                </wp:positionH>
                <wp:positionV relativeFrom="paragraph">
                  <wp:posOffset>307340</wp:posOffset>
                </wp:positionV>
                <wp:extent cx="1375410" cy="3175060"/>
                <wp:effectExtent l="57150" t="57150" r="53340" b="4445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75410" cy="31750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0C291766">
              <v:shape id="Ink 209" style="position:absolute;margin-left:192pt;margin-top:23.5pt;width:109.7pt;height:251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" w14:anchorId="43C53C06">
                <v:imagedata o:title="" r:id="rId19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19A17849" wp14:editId="59A38CCB">
                <wp:simplePos x="0" y="0"/>
                <wp:positionH relativeFrom="column">
                  <wp:posOffset>2727325</wp:posOffset>
                </wp:positionH>
                <wp:positionV relativeFrom="paragraph">
                  <wp:posOffset>314325</wp:posOffset>
                </wp:positionV>
                <wp:extent cx="1457325" cy="3002230"/>
                <wp:effectExtent l="57150" t="38100" r="47625" b="4635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57325" cy="300223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6D98E73B">
              <v:shape id="Ink 206" style="position:absolute;margin-left:214.05pt;margin-top:24.05pt;width:116.15pt;height:237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" w14:anchorId="2D081690">
                <v:imagedata o:title="" r:id="rId21"/>
              </v:shape>
            </w:pict>
          </mc:Fallback>
        </mc:AlternateContent>
      </w:r>
      <w:r w:rsidR="001F1D45"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26793B54" wp14:editId="56B7BCEE">
                <wp:simplePos x="0" y="0"/>
                <wp:positionH relativeFrom="column">
                  <wp:posOffset>2271395</wp:posOffset>
                </wp:positionH>
                <wp:positionV relativeFrom="paragraph">
                  <wp:posOffset>196215</wp:posOffset>
                </wp:positionV>
                <wp:extent cx="1863725" cy="2911060"/>
                <wp:effectExtent l="38100" t="57150" r="41275" b="4191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63725" cy="29110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0C710481">
              <v:shape id="Ink 201" style="position:absolute;margin-left:178.15pt;margin-top:14.75pt;width:148.15pt;height:230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" w14:anchorId="3482D4D9">
                <v:imagedata o:title="" r:id="rId23"/>
              </v:shape>
            </w:pict>
          </mc:Fallback>
        </mc:AlternateContent>
      </w:r>
      <w:r w:rsidR="001F1D45" w:rsidRPr="001F1D45">
        <w:rPr>
          <w:noProof/>
          <w:lang w:val="vi-VN"/>
        </w:rPr>
        <w:drawing>
          <wp:inline distT="0" distB="0" distL="0" distR="0" wp14:anchorId="4DA2E7D6" wp14:editId="7DA4ECC2">
            <wp:extent cx="5430008" cy="1867161"/>
            <wp:effectExtent l="0" t="0" r="0" b="0"/>
            <wp:docPr id="191" name="Picture 19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1F99" w14:textId="0B8C2BD5" w:rsidR="001F1D45" w:rsidRPr="001F1D45" w:rsidRDefault="004D6034" w:rsidP="001F1D45">
      <w:pPr>
        <w:ind w:left="1440" w:firstLine="720"/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5183D8CF" wp14:editId="3E6E7B86">
                <wp:simplePos x="0" y="0"/>
                <wp:positionH relativeFrom="column">
                  <wp:posOffset>1049655</wp:posOffset>
                </wp:positionH>
                <wp:positionV relativeFrom="paragraph">
                  <wp:posOffset>-1326515</wp:posOffset>
                </wp:positionV>
                <wp:extent cx="2033905" cy="3291205"/>
                <wp:effectExtent l="57150" t="57150" r="23495" b="4254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33905" cy="3291205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1BF762D3">
              <v:shape id="Ink 219" style="position:absolute;margin-left:81.95pt;margin-top:-105.15pt;width:161.55pt;height:260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" w14:anchorId="07B84623">
                <v:imagedata o:title="" r:id="rId26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7987B8D6" wp14:editId="75D14A5C">
                <wp:simplePos x="0" y="0"/>
                <wp:positionH relativeFrom="column">
                  <wp:posOffset>1739265</wp:posOffset>
                </wp:positionH>
                <wp:positionV relativeFrom="paragraph">
                  <wp:posOffset>1491615</wp:posOffset>
                </wp:positionV>
                <wp:extent cx="1604645" cy="268350"/>
                <wp:effectExtent l="57150" t="57150" r="0" b="5588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04645" cy="26835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5263452B">
              <v:shape id="Ink 216" style="position:absolute;margin-left:136.25pt;margin-top:116.75pt;width:127.75pt;height:22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" w14:anchorId="09186615">
                <v:imagedata o:title="" r:id="rId28"/>
              </v:shape>
            </w:pict>
          </mc:Fallback>
        </mc:AlternateContent>
      </w:r>
      <w:r w:rsidR="001F1D45" w:rsidRPr="001F1D45">
        <w:rPr>
          <w:noProof/>
          <w:lang w:val="vi-VN"/>
        </w:rPr>
        <w:drawing>
          <wp:inline distT="0" distB="0" distL="0" distR="0" wp14:anchorId="69B61EA5" wp14:editId="0AC27F54">
            <wp:extent cx="3581900" cy="2210108"/>
            <wp:effectExtent l="0" t="0" r="0" b="0"/>
            <wp:docPr id="192" name="Picture 1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5B88" w14:textId="2F85A78F" w:rsidR="003733AE" w:rsidRDefault="003733AE" w:rsidP="003733AE">
      <w:pPr>
        <w:pStyle w:val="oancuaDanhsach"/>
        <w:numPr>
          <w:ilvl w:val="0"/>
          <w:numId w:val="5"/>
        </w:numPr>
        <w:rPr>
          <w:lang w:val="vi-VN"/>
        </w:rPr>
      </w:pPr>
      <w:proofErr w:type="spellStart"/>
      <w:r>
        <w:rPr>
          <w:lang w:val="vi-VN"/>
        </w:rPr>
        <w:t>Diffel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Hellman</w:t>
      </w:r>
      <w:proofErr w:type="spellEnd"/>
      <w:r>
        <w:rPr>
          <w:lang w:val="vi-VN"/>
        </w:rPr>
        <w:t>:</w:t>
      </w:r>
    </w:p>
    <w:p w14:paraId="3579F7A9" w14:textId="1928740D" w:rsidR="004D6034" w:rsidRDefault="004D6034" w:rsidP="004D6034">
      <w:pPr>
        <w:ind w:left="720"/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1812A7A9" wp14:editId="1D1D4D32">
                <wp:simplePos x="0" y="0"/>
                <wp:positionH relativeFrom="column">
                  <wp:posOffset>2654935</wp:posOffset>
                </wp:positionH>
                <wp:positionV relativeFrom="paragraph">
                  <wp:posOffset>312420</wp:posOffset>
                </wp:positionV>
                <wp:extent cx="1551305" cy="2497710"/>
                <wp:effectExtent l="38100" t="38100" r="48895" b="5524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51305" cy="249771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2400DE40">
              <v:shape id="Ink 228" style="position:absolute;margin-left:208.35pt;margin-top:23.9pt;width:123.55pt;height:198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" w14:anchorId="1BFD7553">
                <v:imagedata o:title="" r:id="rId31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45FAD62A" wp14:editId="2F2BA21A">
                <wp:simplePos x="0" y="0"/>
                <wp:positionH relativeFrom="column">
                  <wp:posOffset>271145</wp:posOffset>
                </wp:positionH>
                <wp:positionV relativeFrom="paragraph">
                  <wp:posOffset>54610</wp:posOffset>
                </wp:positionV>
                <wp:extent cx="669925" cy="2628160"/>
                <wp:effectExtent l="38100" t="38100" r="15875" b="5842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69925" cy="26281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3D14737D">
              <v:shape id="Ink 224" style="position:absolute;margin-left:20.65pt;margin-top:3.6pt;width:54.15pt;height:208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" w14:anchorId="48F946F8">
                <v:imagedata o:title="" r:id="rId33"/>
              </v:shape>
            </w:pict>
          </mc:Fallback>
        </mc:AlternateContent>
      </w:r>
      <w:r w:rsidRPr="004D6034">
        <w:rPr>
          <w:noProof/>
          <w:lang w:val="vi-VN"/>
        </w:rPr>
        <w:drawing>
          <wp:inline distT="0" distB="0" distL="0" distR="0" wp14:anchorId="72FF044E" wp14:editId="3C55096A">
            <wp:extent cx="5420481" cy="1648055"/>
            <wp:effectExtent l="0" t="0" r="8890" b="9525"/>
            <wp:docPr id="220" name="Picture 2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A picture containing 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42AE" w14:textId="13AA36C0" w:rsidR="004D6034" w:rsidRPr="004D6034" w:rsidRDefault="004D6034" w:rsidP="004D6034">
      <w:pPr>
        <w:ind w:left="720"/>
        <w:rPr>
          <w:lang w:val="vi-VN"/>
        </w:rPr>
      </w:pPr>
      <w:r>
        <w:rPr>
          <w:noProof/>
          <w:lang w:val="vi-VN"/>
        </w:rPr>
        <w:lastRenderedPageBreak/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527E592F" wp14:editId="4B8799F7">
                <wp:simplePos x="0" y="0"/>
                <wp:positionH relativeFrom="column">
                  <wp:posOffset>1884045</wp:posOffset>
                </wp:positionH>
                <wp:positionV relativeFrom="paragraph">
                  <wp:posOffset>-1076325</wp:posOffset>
                </wp:positionV>
                <wp:extent cx="1622195" cy="2846705"/>
                <wp:effectExtent l="38100" t="38100" r="54610" b="4889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622195" cy="2846705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56FA9FB0">
              <v:shape id="Ink 244" style="position:absolute;margin-left:147.65pt;margin-top:-85.45pt;width:129.15pt;height:225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" w14:anchorId="180BB40E">
                <v:imagedata o:title="" r:id="rId36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367A9AE7" wp14:editId="00486381">
                <wp:simplePos x="0" y="0"/>
                <wp:positionH relativeFrom="column">
                  <wp:posOffset>1793875</wp:posOffset>
                </wp:positionH>
                <wp:positionV relativeFrom="paragraph">
                  <wp:posOffset>-1130300</wp:posOffset>
                </wp:positionV>
                <wp:extent cx="710565" cy="2694640"/>
                <wp:effectExtent l="38100" t="38100" r="51435" b="4889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10565" cy="269464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2B7826EA">
              <v:shape id="Ink 235" style="position:absolute;margin-left:140.55pt;margin-top:-89.7pt;width:57.35pt;height:213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" w14:anchorId="19797513">
                <v:imagedata o:title="" r:id="rId38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4875703C" wp14:editId="799EE067">
                <wp:simplePos x="0" y="0"/>
                <wp:positionH relativeFrom="column">
                  <wp:posOffset>721360</wp:posOffset>
                </wp:positionH>
                <wp:positionV relativeFrom="paragraph">
                  <wp:posOffset>-1102360</wp:posOffset>
                </wp:positionV>
                <wp:extent cx="820420" cy="2504150"/>
                <wp:effectExtent l="57150" t="38100" r="55880" b="4889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20420" cy="250415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1751CF3A">
              <v:shape id="Ink 231" style="position:absolute;margin-left:56.1pt;margin-top:-87.5pt;width:66pt;height:198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" w14:anchorId="56E9E5BE">
                <v:imagedata o:title="" r:id="rId40"/>
              </v:shape>
            </w:pict>
          </mc:Fallback>
        </mc:AlternateContent>
      </w:r>
      <w:r>
        <w:rPr>
          <w:lang w:val="vi-VN"/>
        </w:rPr>
        <w:t xml:space="preserve">               </w:t>
      </w:r>
      <w:r w:rsidRPr="004D6034">
        <w:rPr>
          <w:noProof/>
          <w:lang w:val="vi-VN"/>
        </w:rPr>
        <w:drawing>
          <wp:inline distT="0" distB="0" distL="0" distR="0" wp14:anchorId="7FDEF06E" wp14:editId="26BAB827">
            <wp:extent cx="4315427" cy="2238687"/>
            <wp:effectExtent l="0" t="0" r="9525" b="9525"/>
            <wp:docPr id="221" name="Picture 2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C2D6" w14:textId="2A4BD3C5" w:rsidR="003733AE" w:rsidRDefault="003733AE" w:rsidP="003733AE">
      <w:pPr>
        <w:pStyle w:val="oancuaDanhsach"/>
        <w:numPr>
          <w:ilvl w:val="0"/>
          <w:numId w:val="5"/>
        </w:numPr>
        <w:rPr>
          <w:lang w:val="vi-VN"/>
        </w:rPr>
      </w:pPr>
      <w:r>
        <w:rPr>
          <w:lang w:val="vi-VN"/>
        </w:rPr>
        <w:t>Tính số dư lũy thừa</w:t>
      </w:r>
      <w:r w:rsidR="00472D6D">
        <w:rPr>
          <w:lang w:val="vi-VN"/>
        </w:rPr>
        <w:t xml:space="preserve"> </w:t>
      </w:r>
      <w:r w:rsidR="00472D6D" w:rsidRPr="00CD0892">
        <w:rPr>
          <w:lang w:val="vi-VN"/>
          <w:rPrChange w:id="2" w:author="Le Phuong Nam 20210628" w:date="2023-03-10T23:06:00Z">
            <w:rPr/>
          </w:rPrChange>
        </w:rPr>
        <w:t>&lt;cái</w:t>
      </w:r>
      <w:r w:rsidR="00472D6D">
        <w:rPr>
          <w:lang w:val="vi-VN"/>
        </w:rPr>
        <w:t xml:space="preserve"> này dễ nên tự làm nha&gt;</w:t>
      </w:r>
    </w:p>
    <w:p w14:paraId="2A3EEE2A" w14:textId="76DE3068" w:rsidR="00686C18" w:rsidRDefault="00181C24" w:rsidP="00686C18">
      <w:pPr>
        <w:ind w:left="720"/>
      </w:pPr>
      <w:r w:rsidRPr="00181C24">
        <w:rPr>
          <w:noProof/>
          <w:lang w:val="vi-VN"/>
        </w:rPr>
        <w:drawing>
          <wp:inline distT="0" distB="0" distL="0" distR="0" wp14:anchorId="0067BED2" wp14:editId="76F078BF">
            <wp:extent cx="5438774" cy="1453487"/>
            <wp:effectExtent l="0" t="0" r="0" b="0"/>
            <wp:docPr id="245" name="Picture 24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 descr="Graphical user interface, text, application, Word&#10;&#10;Description automatically generated"/>
                    <pic:cNvPicPr/>
                  </pic:nvPicPr>
                  <pic:blipFill rotWithShape="1">
                    <a:blip r:embed="rId42"/>
                    <a:srcRect b="22144"/>
                    <a:stretch/>
                  </pic:blipFill>
                  <pic:spPr bwMode="auto">
                    <a:xfrm>
                      <a:off x="0" y="0"/>
                      <a:ext cx="5439534" cy="145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40A2E" w14:textId="7EC81A39" w:rsidR="00472D6D" w:rsidRPr="00472D6D" w:rsidRDefault="00472D6D" w:rsidP="00686C18">
      <w:pPr>
        <w:ind w:left="720"/>
      </w:pPr>
      <w:r>
        <w:t xml:space="preserve">                </w:t>
      </w:r>
      <w:r w:rsidRPr="00472D6D">
        <w:rPr>
          <w:noProof/>
        </w:rPr>
        <w:drawing>
          <wp:inline distT="0" distB="0" distL="0" distR="0" wp14:anchorId="56D38366" wp14:editId="0B64D15A">
            <wp:extent cx="3915321" cy="2076740"/>
            <wp:effectExtent l="0" t="0" r="0" b="0"/>
            <wp:docPr id="246" name="Picture 2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3C3A" w14:textId="699E9D95" w:rsidR="003733AE" w:rsidRDefault="003733AE" w:rsidP="003733AE">
      <w:pPr>
        <w:pStyle w:val="oancuaDanhsac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Kiểm tra phần tử sinh của </w:t>
      </w:r>
      <w:proofErr w:type="spellStart"/>
      <w:r>
        <w:rPr>
          <w:lang w:val="vi-VN"/>
        </w:rPr>
        <w:t>Module</w:t>
      </w:r>
      <w:proofErr w:type="spellEnd"/>
    </w:p>
    <w:p w14:paraId="05104B81" w14:textId="1448EDEA" w:rsidR="001E4738" w:rsidRDefault="00AF0748" w:rsidP="001E4738">
      <w:pPr>
        <w:ind w:left="720"/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3A444F6C" wp14:editId="6FBF882B">
                <wp:simplePos x="0" y="0"/>
                <wp:positionH relativeFrom="column">
                  <wp:posOffset>2287905</wp:posOffset>
                </wp:positionH>
                <wp:positionV relativeFrom="paragraph">
                  <wp:posOffset>269240</wp:posOffset>
                </wp:positionV>
                <wp:extent cx="2941500" cy="2702060"/>
                <wp:effectExtent l="57150" t="38100" r="49530" b="4127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941500" cy="27020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3FC6A933">
              <v:shape id="Ink 254" style="position:absolute;margin-left:179.45pt;margin-top:20.5pt;width:233pt;height:214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" w14:anchorId="71507562">
                <v:imagedata o:title="" r:id="rId45"/>
              </v:shape>
            </w:pict>
          </mc:Fallback>
        </mc:AlternateContent>
      </w:r>
      <w:r w:rsidR="00273602" w:rsidRPr="00273602">
        <w:rPr>
          <w:noProof/>
          <w:lang w:val="vi-VN"/>
        </w:rPr>
        <w:drawing>
          <wp:inline distT="0" distB="0" distL="0" distR="0" wp14:anchorId="0F095F39" wp14:editId="371D36DF">
            <wp:extent cx="4939176" cy="1965152"/>
            <wp:effectExtent l="0" t="0" r="0" b="0"/>
            <wp:docPr id="248" name="Picture 2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3318" cy="197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1897" w14:textId="6FCF1422" w:rsidR="00273602" w:rsidRDefault="00AF0748" w:rsidP="001E4738">
      <w:pPr>
        <w:ind w:left="720"/>
        <w:rPr>
          <w:lang w:val="vi-V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0C181C45" wp14:editId="5CF5CE7E">
                <wp:simplePos x="0" y="0"/>
                <wp:positionH relativeFrom="column">
                  <wp:posOffset>-15875</wp:posOffset>
                </wp:positionH>
                <wp:positionV relativeFrom="paragraph">
                  <wp:posOffset>-1485900</wp:posOffset>
                </wp:positionV>
                <wp:extent cx="1523520" cy="3234600"/>
                <wp:effectExtent l="38100" t="38100" r="19685" b="4254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23365" cy="3234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512DF707">
              <v:shape id="Ink 267" style="position:absolute;margin-left:-1.95pt;margin-top:-117.7pt;width:121.35pt;height:256.1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" w14:anchorId="3C9D872A">
                <v:imagedata o:title="" r:id="rId48"/>
              </v:shape>
            </w:pict>
          </mc:Fallback>
        </mc:AlternateContent>
      </w:r>
      <w:r w:rsidR="00DA23ED">
        <w:t xml:space="preserve">              </w:t>
      </w:r>
      <w:r w:rsidRPr="00AF0748">
        <w:rPr>
          <w:noProof/>
        </w:rPr>
        <w:drawing>
          <wp:inline distT="0" distB="0" distL="0" distR="0" wp14:anchorId="659242EC" wp14:editId="371E4FB2">
            <wp:extent cx="3896269" cy="2372056"/>
            <wp:effectExtent l="0" t="0" r="9525" b="9525"/>
            <wp:docPr id="250" name="Picture 2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D956" w14:textId="77777777" w:rsidR="00273602" w:rsidRPr="001E4738" w:rsidRDefault="00273602" w:rsidP="001E4738">
      <w:pPr>
        <w:ind w:left="720"/>
        <w:rPr>
          <w:lang w:val="vi-VN"/>
        </w:rPr>
      </w:pPr>
    </w:p>
    <w:p w14:paraId="614DCB93" w14:textId="03069CD7" w:rsidR="003733AE" w:rsidRDefault="003733AE" w:rsidP="003733AE">
      <w:pPr>
        <w:pStyle w:val="oancuaDanhsac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RSA </w:t>
      </w:r>
      <w:r w:rsidR="007F5E2E" w:rsidRPr="00CD0892">
        <w:rPr>
          <w:lang w:val="vi-VN"/>
          <w:rPrChange w:id="3" w:author="Le Phuong Nam 20210628" w:date="2023-03-10T23:06:00Z">
            <w:rPr/>
          </w:rPrChange>
        </w:rPr>
        <w:t>không</w:t>
      </w:r>
      <w:r w:rsidR="007F5E2E">
        <w:rPr>
          <w:lang w:val="vi-VN"/>
        </w:rPr>
        <w:t xml:space="preserve"> kết hợp hàm băm</w:t>
      </w:r>
    </w:p>
    <w:p w14:paraId="40774D08" w14:textId="22240248" w:rsidR="007F5E2E" w:rsidRPr="007F5E2E" w:rsidRDefault="007F5E2E" w:rsidP="007F5E2E">
      <w:pPr>
        <w:ind w:left="1440"/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5A7847E4" wp14:editId="6E727706">
                <wp:simplePos x="0" y="0"/>
                <wp:positionH relativeFrom="column">
                  <wp:posOffset>1199770</wp:posOffset>
                </wp:positionH>
                <wp:positionV relativeFrom="paragraph">
                  <wp:posOffset>900030</wp:posOffset>
                </wp:positionV>
                <wp:extent cx="194400" cy="150120"/>
                <wp:effectExtent l="57150" t="38100" r="53340" b="4064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94400" cy="15012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574533E1">
              <v:shapetype id="_x0000_t75" coordsize="21600,21600" filled="f" stroked="f" o:spt="75" o:preferrelative="t" path="m@4@5l@4@11@9@11@9@5xe" w14:anchorId="7C1D0FC5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18" style="position:absolute;margin-left:93.75pt;margin-top:70.15pt;width:16.7pt;height:13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">
                <v:imagedata o:title="" r:id="rId51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199FAACE" wp14:editId="28EEB0D8">
                <wp:simplePos x="0" y="0"/>
                <wp:positionH relativeFrom="column">
                  <wp:posOffset>588645</wp:posOffset>
                </wp:positionH>
                <wp:positionV relativeFrom="paragraph">
                  <wp:posOffset>551815</wp:posOffset>
                </wp:positionV>
                <wp:extent cx="830000" cy="2737435"/>
                <wp:effectExtent l="38100" t="38100" r="46355" b="444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30000" cy="2737435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31B37B19">
              <v:shape id="Ink 8" style="position:absolute;margin-left:45.65pt;margin-top:42.75pt;width:66.75pt;height:21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" w14:anchorId="6D740EE4">
                <v:imagedata o:title="" r:id="rId53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54221710" wp14:editId="1EFCBDB2">
                <wp:simplePos x="0" y="0"/>
                <wp:positionH relativeFrom="column">
                  <wp:posOffset>1155490</wp:posOffset>
                </wp:positionH>
                <wp:positionV relativeFrom="paragraph">
                  <wp:posOffset>539310</wp:posOffset>
                </wp:positionV>
                <wp:extent cx="1028520" cy="70200"/>
                <wp:effectExtent l="38100" t="38100" r="19685" b="444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28520" cy="7020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0BDBBEC5">
              <v:shape id="Ink 5" style="position:absolute;margin-left:90.3pt;margin-top:41.75pt;width:82.4pt;height:6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" w14:anchorId="7CFB4FEA">
                <v:imagedata o:title="" r:id="rId55"/>
              </v:shape>
            </w:pict>
          </mc:Fallback>
        </mc:AlternateContent>
      </w:r>
      <w:r w:rsidRPr="007F5E2E">
        <w:rPr>
          <w:noProof/>
          <w:lang w:val="vi-VN"/>
        </w:rPr>
        <w:drawing>
          <wp:inline distT="0" distB="0" distL="0" distR="0" wp14:anchorId="65728786" wp14:editId="10DB255F">
            <wp:extent cx="5314950" cy="2154523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4886" cy="21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2F17" w14:textId="76DD6A52" w:rsidR="00D846A6" w:rsidRPr="00D846A6" w:rsidRDefault="007F5E2E" w:rsidP="007F5E2E">
      <w:pPr>
        <w:ind w:left="1440" w:firstLine="720"/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4A1B5C22" wp14:editId="3FE9017F">
                <wp:simplePos x="0" y="0"/>
                <wp:positionH relativeFrom="column">
                  <wp:posOffset>3097530</wp:posOffset>
                </wp:positionH>
                <wp:positionV relativeFrom="paragraph">
                  <wp:posOffset>-1291590</wp:posOffset>
                </wp:positionV>
                <wp:extent cx="1525905" cy="3099435"/>
                <wp:effectExtent l="57150" t="38100" r="55245" b="438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25905" cy="3099435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0F46C546">
              <v:shape id="Ink 17" style="position:absolute;margin-left:243.2pt;margin-top:-102.4pt;width:121.55pt;height:245.4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" w14:anchorId="0632C646">
                <v:imagedata o:title="" r:id="rId58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2BDB4D13" wp14:editId="281AA1DD">
                <wp:simplePos x="0" y="0"/>
                <wp:positionH relativeFrom="column">
                  <wp:posOffset>2322195</wp:posOffset>
                </wp:positionH>
                <wp:positionV relativeFrom="paragraph">
                  <wp:posOffset>-1425575</wp:posOffset>
                </wp:positionV>
                <wp:extent cx="1144270" cy="2856515"/>
                <wp:effectExtent l="57150" t="38100" r="55880" b="584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44270" cy="2856515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3DCD14A8">
              <v:shape id="Ink 13" style="position:absolute;margin-left:182.15pt;margin-top:-112.95pt;width:91.5pt;height:226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" w14:anchorId="28E9F91F">
                <v:imagedata o:title="" r:id="rId60"/>
              </v:shape>
            </w:pict>
          </mc:Fallback>
        </mc:AlternateContent>
      </w:r>
      <w:r w:rsidR="00D846A6" w:rsidRPr="00D846A6">
        <w:rPr>
          <w:noProof/>
          <w:lang w:val="vi-VN"/>
        </w:rPr>
        <w:drawing>
          <wp:inline distT="0" distB="0" distL="0" distR="0" wp14:anchorId="47E0CD3E" wp14:editId="064B0540">
            <wp:extent cx="4143376" cy="2536923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57574" cy="25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4924" w14:textId="466F1FFD" w:rsidR="00981348" w:rsidRDefault="003733AE" w:rsidP="000D70A4">
      <w:pPr>
        <w:pStyle w:val="oancuaDanhsach"/>
        <w:numPr>
          <w:ilvl w:val="0"/>
          <w:numId w:val="5"/>
        </w:numPr>
        <w:rPr>
          <w:lang w:val="vi-VN"/>
        </w:rPr>
      </w:pPr>
      <w:r>
        <w:rPr>
          <w:lang w:val="vi-VN"/>
        </w:rPr>
        <w:t xml:space="preserve">RSA </w:t>
      </w:r>
    </w:p>
    <w:p w14:paraId="282E4FD7" w14:textId="3036CD87" w:rsidR="00981348" w:rsidRDefault="00F55BDF" w:rsidP="00F55BDF">
      <w:pPr>
        <w:jc w:val="center"/>
        <w:rPr>
          <w:lang w:val="vi-VN"/>
        </w:rPr>
      </w:pPr>
      <w:r>
        <w:rPr>
          <w:noProof/>
          <w:lang w:val="vi-VN"/>
        </w:rPr>
        <w:lastRenderedPageBreak/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1DED00D9" wp14:editId="5C71F74E">
                <wp:simplePos x="0" y="0"/>
                <wp:positionH relativeFrom="column">
                  <wp:posOffset>1999615</wp:posOffset>
                </wp:positionH>
                <wp:positionV relativeFrom="paragraph">
                  <wp:posOffset>831850</wp:posOffset>
                </wp:positionV>
                <wp:extent cx="1875790" cy="2268220"/>
                <wp:effectExtent l="57150" t="38100" r="48260" b="5588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75790" cy="226822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12C480F5">
              <v:shape id="Ink 161" style="position:absolute;margin-left:156.75pt;margin-top:64.8pt;width:149.1pt;height:180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" w14:anchorId="45B42A06">
                <v:imagedata o:title="" r:id="rId63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2A2A7368" wp14:editId="4AB5CD03">
                <wp:simplePos x="0" y="0"/>
                <wp:positionH relativeFrom="column">
                  <wp:posOffset>266065</wp:posOffset>
                </wp:positionH>
                <wp:positionV relativeFrom="paragraph">
                  <wp:posOffset>577850</wp:posOffset>
                </wp:positionV>
                <wp:extent cx="1351915" cy="2170040"/>
                <wp:effectExtent l="38100" t="38100" r="57785" b="4000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51915" cy="217004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3EF66615">
              <v:shape id="Ink 155" style="position:absolute;margin-left:20.25pt;margin-top:44.8pt;width:107.85pt;height:172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" w14:anchorId="78FB44D9">
                <v:imagedata o:title="" r:id="rId65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05916A58" wp14:editId="470828CC">
                <wp:simplePos x="0" y="0"/>
                <wp:positionH relativeFrom="column">
                  <wp:posOffset>387250</wp:posOffset>
                </wp:positionH>
                <wp:positionV relativeFrom="paragraph">
                  <wp:posOffset>540205</wp:posOffset>
                </wp:positionV>
                <wp:extent cx="1445040" cy="64800"/>
                <wp:effectExtent l="38100" t="38100" r="41275" b="4953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45040" cy="6480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12CF2CEF">
              <v:shape id="Ink 152" style="position:absolute;margin-left:29.8pt;margin-top:41.85pt;width:115.2pt;height:6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" w14:anchorId="7E349770">
                <v:imagedata o:title="" r:id="rId67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7C259D63" wp14:editId="5BB6793A">
                <wp:simplePos x="0" y="0"/>
                <wp:positionH relativeFrom="column">
                  <wp:posOffset>3231515</wp:posOffset>
                </wp:positionH>
                <wp:positionV relativeFrom="paragraph">
                  <wp:posOffset>139700</wp:posOffset>
                </wp:positionV>
                <wp:extent cx="2920875" cy="2435530"/>
                <wp:effectExtent l="38100" t="38100" r="51435" b="4127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920875" cy="243553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7E3C5F87">
              <v:shape id="Ink 151" style="position:absolute;margin-left:253.75pt;margin-top:10.3pt;width:231.45pt;height:193.1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" w14:anchorId="0E470B03">
                <v:imagedata o:title="" r:id="rId69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72667BC8" wp14:editId="28755B50">
                <wp:simplePos x="0" y="0"/>
                <wp:positionH relativeFrom="column">
                  <wp:posOffset>1657330</wp:posOffset>
                </wp:positionH>
                <wp:positionV relativeFrom="paragraph">
                  <wp:posOffset>2933485</wp:posOffset>
                </wp:positionV>
                <wp:extent cx="675000" cy="32760"/>
                <wp:effectExtent l="38100" t="38100" r="0" b="438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75000" cy="327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2D7F3102">
              <v:shape id="Ink 144" style="position:absolute;margin-left:129.8pt;margin-top:230.3pt;width:54.6pt;height: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" w14:anchorId="7E94B917">
                <v:imagedata o:title="" r:id="rId71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5EA5D865" wp14:editId="73CDFD68">
                <wp:simplePos x="0" y="0"/>
                <wp:positionH relativeFrom="column">
                  <wp:posOffset>3562090</wp:posOffset>
                </wp:positionH>
                <wp:positionV relativeFrom="paragraph">
                  <wp:posOffset>578365</wp:posOffset>
                </wp:positionV>
                <wp:extent cx="1310400" cy="45000"/>
                <wp:effectExtent l="38100" t="57150" r="42545" b="5080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10400" cy="4500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337420ED">
              <v:shape id="Ink 143" style="position:absolute;margin-left:279.8pt;margin-top:44.85pt;width:104.6pt;height: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" w14:anchorId="07A83BA6">
                <v:imagedata o:title="" r:id="rId73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0D28732E" wp14:editId="680E92A2">
                <wp:simplePos x="0" y="0"/>
                <wp:positionH relativeFrom="column">
                  <wp:posOffset>1879450</wp:posOffset>
                </wp:positionH>
                <wp:positionV relativeFrom="paragraph">
                  <wp:posOffset>565405</wp:posOffset>
                </wp:positionV>
                <wp:extent cx="466560" cy="26640"/>
                <wp:effectExtent l="57150" t="38100" r="48260" b="5016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66560" cy="2664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537132B9">
              <v:shape id="Ink 137" style="position:absolute;margin-left:147.3pt;margin-top:43.8pt;width:38.2pt;height:3.5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" w14:anchorId="5A79AB98">
                <v:imagedata o:title="" r:id="rId75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24119116" wp14:editId="0D021FA0">
                <wp:simplePos x="0" y="0"/>
                <wp:positionH relativeFrom="column">
                  <wp:posOffset>4266970</wp:posOffset>
                </wp:positionH>
                <wp:positionV relativeFrom="paragraph">
                  <wp:posOffset>107485</wp:posOffset>
                </wp:positionV>
                <wp:extent cx="1496160" cy="45720"/>
                <wp:effectExtent l="0" t="57150" r="27940" b="4953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96160" cy="4572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60235DF6">
              <v:shape id="Ink 135" style="position:absolute;margin-left:335.3pt;margin-top:7.75pt;width:119.2pt;height: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" w14:anchorId="7B2A02A6">
                <v:imagedata o:title="" r:id="rId77"/>
              </v:shape>
            </w:pict>
          </mc:Fallback>
        </mc:AlternateContent>
      </w:r>
      <w:r w:rsidRPr="00F55BDF">
        <w:rPr>
          <w:noProof/>
          <w:lang w:val="vi-VN"/>
        </w:rPr>
        <w:drawing>
          <wp:inline distT="0" distB="0" distL="0" distR="0" wp14:anchorId="60BB385B" wp14:editId="482FF2CC">
            <wp:extent cx="6546850" cy="1354228"/>
            <wp:effectExtent l="0" t="0" r="6350" b="0"/>
            <wp:docPr id="133" name="Picture 13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Text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553422" cy="13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0A4" w:rsidRPr="000D70A4">
        <w:rPr>
          <w:noProof/>
          <w:lang w:val="vi-VN"/>
        </w:rPr>
        <w:drawing>
          <wp:inline distT="0" distB="0" distL="0" distR="0" wp14:anchorId="77CEA32B" wp14:editId="45B9B6E0">
            <wp:extent cx="3635374" cy="2246014"/>
            <wp:effectExtent l="0" t="0" r="3810" b="1905"/>
            <wp:docPr id="132" name="Picture 1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44610" cy="22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C8CB" w14:textId="77777777" w:rsidR="00981348" w:rsidRPr="003841A9" w:rsidRDefault="00981348" w:rsidP="000D70A4">
      <w:pPr>
        <w:rPr>
          <w:lang w:val="vi-VN"/>
        </w:rPr>
      </w:pPr>
    </w:p>
    <w:p w14:paraId="17159193" w14:textId="5B2D7744" w:rsidR="003733AE" w:rsidRDefault="00981348" w:rsidP="003733AE">
      <w:pPr>
        <w:pStyle w:val="oancuaDanhsach"/>
        <w:numPr>
          <w:ilvl w:val="0"/>
          <w:numId w:val="5"/>
        </w:numPr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5807D901" wp14:editId="4D2CFB64">
                <wp:simplePos x="0" y="0"/>
                <wp:positionH relativeFrom="column">
                  <wp:posOffset>361315</wp:posOffset>
                </wp:positionH>
                <wp:positionV relativeFrom="paragraph">
                  <wp:posOffset>526415</wp:posOffset>
                </wp:positionV>
                <wp:extent cx="1199515" cy="3308350"/>
                <wp:effectExtent l="38100" t="38100" r="19685" b="444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99515" cy="330835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0BF97098">
              <v:shape id="Ink 49" style="position:absolute;margin-left:27.75pt;margin-top:40.75pt;width:95.85pt;height:261.9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" w14:anchorId="2A92C70D">
                <v:imagedata o:title="" r:id="rId81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7A4542D7" wp14:editId="51B4F86E">
                <wp:simplePos x="0" y="0"/>
                <wp:positionH relativeFrom="column">
                  <wp:posOffset>361315</wp:posOffset>
                </wp:positionH>
                <wp:positionV relativeFrom="paragraph">
                  <wp:posOffset>526415</wp:posOffset>
                </wp:positionV>
                <wp:extent cx="1199515" cy="3308350"/>
                <wp:effectExtent l="38100" t="38100" r="19685" b="444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99515" cy="330835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22137419">
              <v:shape id="Ink 50" style="position:absolute;margin-left:27.75pt;margin-top:40.75pt;width:95.85pt;height:261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" w14:anchorId="3FE791BB">
                <v:imagedata o:title="" r:id="rId83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2BDF46E0" wp14:editId="30FB5610">
                <wp:simplePos x="0" y="0"/>
                <wp:positionH relativeFrom="column">
                  <wp:posOffset>2990770</wp:posOffset>
                </wp:positionH>
                <wp:positionV relativeFrom="paragraph">
                  <wp:posOffset>1072810</wp:posOffset>
                </wp:positionV>
                <wp:extent cx="600120" cy="64080"/>
                <wp:effectExtent l="38100" t="38100" r="47625" b="508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00120" cy="6408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2EDBA23D">
              <v:shape id="Ink 32" style="position:absolute;margin-left:234.8pt;margin-top:83.75pt;width:48.65pt;height:6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" w14:anchorId="0ED916B4">
                <v:imagedata o:title="" r:id="rId85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5C1593F2" wp14:editId="52851004">
                <wp:simplePos x="0" y="0"/>
                <wp:positionH relativeFrom="column">
                  <wp:posOffset>1180690</wp:posOffset>
                </wp:positionH>
                <wp:positionV relativeFrom="paragraph">
                  <wp:posOffset>1103770</wp:posOffset>
                </wp:positionV>
                <wp:extent cx="504720" cy="14040"/>
                <wp:effectExtent l="57150" t="57150" r="48260" b="431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04720" cy="1404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2698F3BF">
              <v:shape id="Ink 25" style="position:absolute;margin-left:92.25pt;margin-top:86.2pt;width:41.2pt;height:2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" w14:anchorId="11CF5B00">
                <v:imagedata o:title="" r:id="rId87"/>
              </v:shape>
            </w:pict>
          </mc:Fallback>
        </mc:AlternateContent>
      </w:r>
      <w:proofErr w:type="spellStart"/>
      <w:r w:rsidR="003733AE">
        <w:rPr>
          <w:lang w:val="vi-VN"/>
        </w:rPr>
        <w:t>ElGamal</w:t>
      </w:r>
      <w:proofErr w:type="spellEnd"/>
      <w:r w:rsidR="003733AE">
        <w:rPr>
          <w:lang w:val="vi-VN"/>
        </w:rPr>
        <w:t xml:space="preserve"> tìm chu kỳ</w:t>
      </w:r>
      <w:r w:rsidRPr="003841A9">
        <w:rPr>
          <w:noProof/>
          <w:lang w:val="vi-VN"/>
        </w:rPr>
        <w:drawing>
          <wp:inline distT="0" distB="0" distL="0" distR="0" wp14:anchorId="6C78D7B8" wp14:editId="72F8A8A6">
            <wp:extent cx="5727700" cy="2017423"/>
            <wp:effectExtent l="0" t="0" r="6350" b="190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48852" cy="202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281D" w14:textId="125DE21A" w:rsidR="00981348" w:rsidRPr="00981348" w:rsidRDefault="00981348" w:rsidP="00981348">
      <w:pPr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289D0893" wp14:editId="12E409C1">
                <wp:simplePos x="0" y="0"/>
                <wp:positionH relativeFrom="column">
                  <wp:posOffset>2584450</wp:posOffset>
                </wp:positionH>
                <wp:positionV relativeFrom="paragraph">
                  <wp:posOffset>-1162685</wp:posOffset>
                </wp:positionV>
                <wp:extent cx="761365" cy="2502925"/>
                <wp:effectExtent l="38100" t="38100" r="57785" b="5016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61365" cy="2502925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0722A03A">
              <v:shape id="Ink 35" style="position:absolute;margin-left:202.8pt;margin-top:-92.25pt;width:61.35pt;height:198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" w14:anchorId="4FEB70DB">
                <v:imagedata o:title="" r:id="rId90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30CF16F8" wp14:editId="1BD31335">
                <wp:simplePos x="0" y="0"/>
                <wp:positionH relativeFrom="column">
                  <wp:posOffset>2145665</wp:posOffset>
                </wp:positionH>
                <wp:positionV relativeFrom="paragraph">
                  <wp:posOffset>-890270</wp:posOffset>
                </wp:positionV>
                <wp:extent cx="1889810" cy="2961500"/>
                <wp:effectExtent l="38100" t="38100" r="53340" b="488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889810" cy="296150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4D31D5FA">
              <v:shape id="Ink 24" style="position:absolute;margin-left:168.25pt;margin-top:-70.8pt;width:150.2pt;height:234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" w14:anchorId="311A8916">
                <v:imagedata o:title="" r:id="rId92"/>
              </v:shape>
            </w:pict>
          </mc:Fallback>
        </mc:AlternateContent>
      </w:r>
      <w:r>
        <w:t xml:space="preserve">                  </w:t>
      </w:r>
      <w:r w:rsidRPr="00981348">
        <w:rPr>
          <w:noProof/>
        </w:rPr>
        <w:drawing>
          <wp:inline distT="0" distB="0" distL="0" distR="0" wp14:anchorId="035AC168" wp14:editId="6A93C33C">
            <wp:extent cx="3546474" cy="2686723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50646" cy="268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4830" w14:textId="418D487B" w:rsidR="003733AE" w:rsidRDefault="003733AE" w:rsidP="003733AE">
      <w:pPr>
        <w:pStyle w:val="oancuaDanhsach"/>
        <w:numPr>
          <w:ilvl w:val="0"/>
          <w:numId w:val="5"/>
        </w:numPr>
        <w:rPr>
          <w:lang w:val="vi-VN"/>
        </w:rPr>
      </w:pPr>
      <w:r>
        <w:rPr>
          <w:lang w:val="vi-VN"/>
        </w:rPr>
        <w:lastRenderedPageBreak/>
        <w:t xml:space="preserve">Tính a^-1 của a trong </w:t>
      </w:r>
      <w:proofErr w:type="spellStart"/>
      <w:r>
        <w:rPr>
          <w:lang w:val="vi-VN"/>
        </w:rPr>
        <w:t>Module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Zp</w:t>
      </w:r>
      <w:proofErr w:type="spellEnd"/>
    </w:p>
    <w:p w14:paraId="64226E33" w14:textId="28675B66" w:rsidR="00981348" w:rsidRDefault="00E6045D" w:rsidP="00981348">
      <w:pPr>
        <w:ind w:left="720" w:firstLine="720"/>
        <w:rPr>
          <w:lang w:val="vi-VN"/>
        </w:rPr>
      </w:pP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66FDA50F" wp14:editId="04ECF54C">
                <wp:simplePos x="0" y="0"/>
                <wp:positionH relativeFrom="column">
                  <wp:posOffset>4323850</wp:posOffset>
                </wp:positionH>
                <wp:positionV relativeFrom="paragraph">
                  <wp:posOffset>277205</wp:posOffset>
                </wp:positionV>
                <wp:extent cx="281520" cy="95040"/>
                <wp:effectExtent l="57150" t="38100" r="23495" b="577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81520" cy="9504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7609E13B">
              <v:shape id="Ink 59" style="position:absolute;margin-left:339.75pt;margin-top:21.15pt;width:23.55pt;height:8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" w14:anchorId="17AC023B">
                <v:imagedata o:title="" r:id="rId95"/>
              </v:shape>
            </w:pict>
          </mc:Fallback>
        </mc:AlternateContent>
      </w:r>
      <w:r>
        <w:rPr>
          <w:noProof/>
          <w:lang w:val="vi-VN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4D15BB79" wp14:editId="60D22BED">
                <wp:simplePos x="0" y="0"/>
                <wp:positionH relativeFrom="column">
                  <wp:posOffset>3549490</wp:posOffset>
                </wp:positionH>
                <wp:positionV relativeFrom="paragraph">
                  <wp:posOffset>296285</wp:posOffset>
                </wp:positionV>
                <wp:extent cx="309960" cy="52560"/>
                <wp:effectExtent l="57150" t="38100" r="52070" b="4318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09960" cy="525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09E71C89">
              <v:shape id="Ink 57" style="position:absolute;margin-left:278.8pt;margin-top:22.65pt;width:25.8pt;height:5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" w14:anchorId="63C685DE">
                <v:imagedata o:title="" r:id="rId97"/>
              </v:shape>
            </w:pict>
          </mc:Fallback>
        </mc:AlternateContent>
      </w:r>
      <w:r w:rsidR="00981348" w:rsidRPr="00981348">
        <w:rPr>
          <w:noProof/>
          <w:lang w:val="vi-VN"/>
        </w:rPr>
        <w:drawing>
          <wp:inline distT="0" distB="0" distL="0" distR="0" wp14:anchorId="421E0FE2" wp14:editId="363DBA04">
            <wp:extent cx="4653280" cy="1041400"/>
            <wp:effectExtent l="0" t="0" r="0" b="6350"/>
            <wp:docPr id="55" name="Picture 5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 with medium confidence"/>
                    <pic:cNvPicPr/>
                  </pic:nvPicPr>
                  <pic:blipFill rotWithShape="1">
                    <a:blip r:embed="rId98"/>
                    <a:srcRect b="34710"/>
                    <a:stretch/>
                  </pic:blipFill>
                  <pic:spPr bwMode="auto">
                    <a:xfrm>
                      <a:off x="0" y="0"/>
                      <a:ext cx="4675164" cy="104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F0DCC" w14:textId="5F4B523B" w:rsidR="00981348" w:rsidRPr="00981348" w:rsidRDefault="00E6045D" w:rsidP="00981348">
      <w:pPr>
        <w:ind w:left="720" w:firstLine="720"/>
        <w:rPr>
          <w:lang w:val="vi-V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4ED966B8" wp14:editId="3BF67CC6">
                <wp:simplePos x="0" y="0"/>
                <wp:positionH relativeFrom="column">
                  <wp:posOffset>2094865</wp:posOffset>
                </wp:positionH>
                <wp:positionV relativeFrom="paragraph">
                  <wp:posOffset>-733425</wp:posOffset>
                </wp:positionV>
                <wp:extent cx="1567180" cy="2216785"/>
                <wp:effectExtent l="38100" t="57150" r="52070" b="5016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567180" cy="2216785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0595E08C">
              <v:shape id="Ink 131" style="position:absolute;margin-left:164.25pt;margin-top:-58.45pt;width:124.8pt;height:175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" w14:anchorId="39B9ABB9">
                <v:imagedata o:title="" r:id="rId100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235D290D" wp14:editId="7BFDA5CC">
                <wp:simplePos x="0" y="0"/>
                <wp:positionH relativeFrom="column">
                  <wp:posOffset>2303780</wp:posOffset>
                </wp:positionH>
                <wp:positionV relativeFrom="paragraph">
                  <wp:posOffset>885825</wp:posOffset>
                </wp:positionV>
                <wp:extent cx="484505" cy="440850"/>
                <wp:effectExtent l="38100" t="38100" r="48895" b="5461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84505" cy="44085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068479C1">
              <v:shape id="Ink 128" style="position:absolute;margin-left:180.7pt;margin-top:69.05pt;width:39.55pt;height:36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" w14:anchorId="44E22085">
                <v:imagedata o:title="" r:id="rId102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0345CB0A" wp14:editId="4A1AEA05">
                <wp:simplePos x="0" y="0"/>
                <wp:positionH relativeFrom="column">
                  <wp:posOffset>2742730</wp:posOffset>
                </wp:positionH>
                <wp:positionV relativeFrom="paragraph">
                  <wp:posOffset>803640</wp:posOffset>
                </wp:positionV>
                <wp:extent cx="169920" cy="78480"/>
                <wp:effectExtent l="38100" t="57150" r="40005" b="5524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69920" cy="7848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72610E54">
              <v:shape id="Ink 61" style="position:absolute;margin-left:215.25pt;margin-top:62.6pt;width:14.8pt;height:7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" w14:anchorId="683F8B6B">
                <v:imagedata o:title="" r:id="rId104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5A516816" wp14:editId="00ADC4A2">
                <wp:simplePos x="0" y="0"/>
                <wp:positionH relativeFrom="column">
                  <wp:posOffset>1669570</wp:posOffset>
                </wp:positionH>
                <wp:positionV relativeFrom="paragraph">
                  <wp:posOffset>784560</wp:posOffset>
                </wp:positionV>
                <wp:extent cx="402120" cy="121680"/>
                <wp:effectExtent l="38100" t="57150" r="17145" b="5016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02120" cy="12168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57B24396">
              <v:shape id="Ink 58" style="position:absolute;margin-left:130.75pt;margin-top:61.1pt;width:33.05pt;height:1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" w14:anchorId="33BA4438">
                <v:imagedata o:title="" r:id="rId106"/>
              </v:shape>
            </w:pict>
          </mc:Fallback>
        </mc:AlternateContent>
      </w:r>
      <w:r>
        <w:t xml:space="preserve">             </w:t>
      </w:r>
      <w:r w:rsidRPr="00E6045D">
        <w:rPr>
          <w:noProof/>
          <w:lang w:val="vi-VN"/>
        </w:rPr>
        <w:drawing>
          <wp:inline distT="0" distB="0" distL="0" distR="0" wp14:anchorId="12E9CC53" wp14:editId="77C9A118">
            <wp:extent cx="3352436" cy="1981601"/>
            <wp:effectExtent l="0" t="0" r="635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360167" cy="198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822D" w14:textId="77777777" w:rsidR="00E67D7D" w:rsidRDefault="00E67D7D"/>
    <w:p w14:paraId="1CAB5387" w14:textId="77777777" w:rsidR="00E67D7D" w:rsidRDefault="00E67D7D"/>
    <w:p w14:paraId="451102AB" w14:textId="77777777" w:rsidR="00E67D7D" w:rsidRDefault="00E67D7D"/>
    <w:p w14:paraId="19249A3C" w14:textId="61863437" w:rsidR="00905C6B" w:rsidRDefault="00DF5E81">
      <w:r w:rsidRPr="00DF5E81">
        <w:rPr>
          <w:noProof/>
        </w:rPr>
        <w:drawing>
          <wp:inline distT="0" distB="0" distL="0" distR="0" wp14:anchorId="3B74EC7A" wp14:editId="280FD2B5">
            <wp:extent cx="6857622" cy="3398808"/>
            <wp:effectExtent l="0" t="0" r="63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 rotWithShape="1">
                    <a:blip r:embed="rId108"/>
                    <a:srcRect t="-1" b="2469"/>
                    <a:stretch/>
                  </pic:blipFill>
                  <pic:spPr bwMode="auto">
                    <a:xfrm>
                      <a:off x="0" y="0"/>
                      <a:ext cx="6859484" cy="339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1E042" w14:textId="1B28CBBA" w:rsidR="00DF5E81" w:rsidRDefault="00DF5E81">
      <w:pPr>
        <w:rPr>
          <w:lang w:val="vi-VN"/>
        </w:rPr>
      </w:pPr>
      <w:r w:rsidRPr="3511102F">
        <w:rPr>
          <w:lang w:val="vi-VN"/>
        </w:rPr>
        <w:t>Ta có phần tử sinh G(5,1)6</w:t>
      </w:r>
    </w:p>
    <w:p w14:paraId="3A5C6A0A" w14:textId="234F40DA" w:rsidR="00DF5E81" w:rsidRDefault="00DF5E81">
      <w:pPr>
        <w:rPr>
          <w:lang w:val="vi-VN"/>
        </w:rPr>
      </w:pPr>
      <w:r>
        <w:rPr>
          <w:lang w:val="vi-VN"/>
        </w:rPr>
        <w:t>Số K bằng 19</w:t>
      </w:r>
    </w:p>
    <w:p w14:paraId="3277B60D" w14:textId="359F24E3" w:rsidR="00DF5E81" w:rsidRDefault="00DF5E81">
      <w:pPr>
        <w:rPr>
          <w:lang w:val="vi-VN"/>
        </w:rPr>
      </w:pPr>
      <w:r>
        <w:rPr>
          <w:lang w:val="vi-VN"/>
        </w:rPr>
        <w:t xml:space="preserve">Ta có </w:t>
      </w:r>
      <w:r>
        <w:rPr>
          <w:lang w:val="vi-VN"/>
        </w:rPr>
        <w:tab/>
        <w:t>- P(13,10) = 11.G</w:t>
      </w:r>
    </w:p>
    <w:p w14:paraId="199E57CC" w14:textId="7A33F085" w:rsidR="00DF5E81" w:rsidRDefault="00DF5E81" w:rsidP="00DF5E81">
      <w:pPr>
        <w:ind w:firstLine="720"/>
        <w:rPr>
          <w:lang w:val="vi-VN"/>
        </w:rPr>
      </w:pPr>
      <w:r>
        <w:rPr>
          <w:lang w:val="vi-VN"/>
        </w:rPr>
        <w:t xml:space="preserve">- </w:t>
      </w:r>
      <w:proofErr w:type="spellStart"/>
      <w:r>
        <w:rPr>
          <w:lang w:val="vi-VN"/>
        </w:rPr>
        <w:t>a.P</w:t>
      </w:r>
      <w:proofErr w:type="spellEnd"/>
      <w:r>
        <w:rPr>
          <w:lang w:val="vi-VN"/>
        </w:rPr>
        <w:t xml:space="preserve"> = (  6,14) = 17.G</w:t>
      </w:r>
    </w:p>
    <w:p w14:paraId="450238A7" w14:textId="0E29AFE8" w:rsidR="00DF5E81" w:rsidRDefault="00DF5E81" w:rsidP="00DF5E81">
      <w:pPr>
        <w:ind w:firstLine="720"/>
        <w:rPr>
          <w:lang w:val="vi-VN"/>
        </w:rPr>
      </w:pPr>
      <w:r>
        <w:rPr>
          <w:lang w:val="vi-VN"/>
        </w:rPr>
        <w:lastRenderedPageBreak/>
        <w:t>=&gt; a.11.G = 17.G</w:t>
      </w:r>
    </w:p>
    <w:p w14:paraId="482B3001" w14:textId="21C34B53" w:rsidR="00DF5E81" w:rsidRDefault="00DF5E81" w:rsidP="00DF5E81">
      <w:pPr>
        <w:ind w:firstLine="720"/>
        <w:rPr>
          <w:lang w:val="vi-VN"/>
        </w:rPr>
      </w:pPr>
      <w:r>
        <w:rPr>
          <w:lang w:val="vi-VN"/>
        </w:rPr>
        <w:t>a.11 = 17 (1)</w:t>
      </w:r>
    </w:p>
    <w:p w14:paraId="7965C999" w14:textId="58C074FC" w:rsidR="00DF5E81" w:rsidRDefault="00DF5E81" w:rsidP="00DF5E81">
      <w:pPr>
        <w:ind w:firstLine="720"/>
        <w:rPr>
          <w:lang w:val="vi-VN"/>
        </w:rPr>
      </w:pPr>
      <w:r>
        <w:rPr>
          <w:lang w:val="vi-VN"/>
        </w:rPr>
        <w:t xml:space="preserve">nhưng trong bảng k =19 , nên phương trình (1) dùng trong </w:t>
      </w:r>
      <w:proofErr w:type="spellStart"/>
      <w:r>
        <w:rPr>
          <w:lang w:val="vi-VN"/>
        </w:rPr>
        <w:t>mod</w:t>
      </w:r>
      <w:proofErr w:type="spellEnd"/>
      <w:r>
        <w:rPr>
          <w:lang w:val="vi-VN"/>
        </w:rPr>
        <w:t xml:space="preserve"> 19</w:t>
      </w:r>
    </w:p>
    <w:p w14:paraId="6A54D132" w14:textId="664B8CD2" w:rsidR="00DF5E81" w:rsidRDefault="00DF5E81" w:rsidP="00DF5E81">
      <w:pPr>
        <w:ind w:firstLine="720"/>
        <w:rPr>
          <w:lang w:val="vi-VN"/>
        </w:rPr>
      </w:pPr>
      <w:r>
        <w:rPr>
          <w:lang w:val="vi-VN"/>
        </w:rPr>
        <w:t>=&gt; a = 5 vì 5.11 % 19 = 17</w:t>
      </w:r>
    </w:p>
    <w:p w14:paraId="3B465833" w14:textId="69A22BD2" w:rsidR="00DF5E81" w:rsidRDefault="00DF5E81" w:rsidP="00DF5E81">
      <w:pPr>
        <w:ind w:firstLine="720"/>
        <w:rPr>
          <w:lang w:val="vi-VN"/>
        </w:rPr>
      </w:pPr>
      <w:r w:rsidRPr="3511102F">
        <w:rPr>
          <w:lang w:val="vi-VN"/>
        </w:rPr>
        <w:t xml:space="preserve">- </w:t>
      </w:r>
      <w:proofErr w:type="spellStart"/>
      <w:r w:rsidRPr="3511102F">
        <w:rPr>
          <w:lang w:val="vi-VN"/>
        </w:rPr>
        <w:t>b.P</w:t>
      </w:r>
      <w:proofErr w:type="spellEnd"/>
      <w:r w:rsidRPr="3511102F">
        <w:rPr>
          <w:lang w:val="vi-VN"/>
        </w:rPr>
        <w:t xml:space="preserve"> = (16,13) = 6.G1</w:t>
      </w:r>
    </w:p>
    <w:p w14:paraId="2B0B3EA5" w14:textId="1D32DA9F" w:rsidR="00DF5E81" w:rsidRDefault="00DF5E81" w:rsidP="00DF5E81">
      <w:pPr>
        <w:ind w:firstLine="720"/>
        <w:rPr>
          <w:lang w:val="vi-VN"/>
        </w:rPr>
      </w:pPr>
      <w:r>
        <w:rPr>
          <w:lang w:val="vi-VN"/>
        </w:rPr>
        <w:t>=&gt; b = 4</w:t>
      </w:r>
    </w:p>
    <w:p w14:paraId="71529767" w14:textId="3B68FAF4" w:rsidR="00DF5E81" w:rsidRDefault="00A8453C" w:rsidP="00DF5E81">
      <w:pPr>
        <w:ind w:firstLine="720"/>
        <w:rPr>
          <w:lang w:val="vi-VN"/>
        </w:rPr>
      </w:pPr>
      <w:proofErr w:type="spellStart"/>
      <w:r>
        <w:rPr>
          <w:lang w:val="vi-VN"/>
        </w:rPr>
        <w:t>a.b.P</w:t>
      </w:r>
      <w:proofErr w:type="spellEnd"/>
      <w:r>
        <w:rPr>
          <w:lang w:val="vi-VN"/>
        </w:rPr>
        <w:t xml:space="preserve"> = 5.4.11.G = 220.G = 11.G (mod19)</w:t>
      </w:r>
    </w:p>
    <w:p w14:paraId="457038E2" w14:textId="4C55CA8A" w:rsidR="0046633C" w:rsidRDefault="0046633C" w:rsidP="00DF5E81">
      <w:pPr>
        <w:ind w:firstLine="720"/>
        <w:rPr>
          <w:lang w:val="vi-VN"/>
        </w:rPr>
      </w:pPr>
      <w:r>
        <w:rPr>
          <w:lang w:val="vi-VN"/>
        </w:rPr>
        <w:t>=&gt; 11.G = (13.11)</w:t>
      </w:r>
    </w:p>
    <w:p w14:paraId="51CED508" w14:textId="06CF76E4" w:rsidR="0046633C" w:rsidRDefault="0046633C" w:rsidP="0046633C">
      <w:pPr>
        <w:rPr>
          <w:lang w:val="vi-VN"/>
        </w:rPr>
      </w:pPr>
    </w:p>
    <w:p w14:paraId="00C2D113" w14:textId="0B19444A" w:rsidR="0046633C" w:rsidRPr="00DF5E81" w:rsidRDefault="0046633C" w:rsidP="0046633C">
      <w:pPr>
        <w:rPr>
          <w:lang w:val="vi-VN"/>
        </w:rPr>
      </w:pPr>
      <w:r w:rsidRPr="0046633C">
        <w:rPr>
          <w:noProof/>
          <w:lang w:val="vi-VN"/>
        </w:rPr>
        <w:drawing>
          <wp:inline distT="0" distB="0" distL="0" distR="0" wp14:anchorId="635D815B" wp14:editId="00212292">
            <wp:extent cx="6858000" cy="1877695"/>
            <wp:effectExtent l="0" t="0" r="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33C" w:rsidRPr="00DF5E81" w:rsidSect="00DF5E8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4E3A"/>
    <w:multiLevelType w:val="hybridMultilevel"/>
    <w:tmpl w:val="DDC46B5C"/>
    <w:lvl w:ilvl="0" w:tplc="688E7B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91D57"/>
    <w:multiLevelType w:val="hybridMultilevel"/>
    <w:tmpl w:val="46AA5D08"/>
    <w:lvl w:ilvl="0" w:tplc="9496E15C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C933E7"/>
    <w:multiLevelType w:val="hybridMultilevel"/>
    <w:tmpl w:val="4F3AE7BC"/>
    <w:lvl w:ilvl="0" w:tplc="081A2D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E24CF3"/>
    <w:multiLevelType w:val="hybridMultilevel"/>
    <w:tmpl w:val="765AE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FF0C95"/>
    <w:multiLevelType w:val="hybridMultilevel"/>
    <w:tmpl w:val="87CE5DD2"/>
    <w:lvl w:ilvl="0" w:tplc="AE86BB5C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9408956">
    <w:abstractNumId w:val="3"/>
  </w:num>
  <w:num w:numId="2" w16cid:durableId="1288927579">
    <w:abstractNumId w:val="0"/>
  </w:num>
  <w:num w:numId="3" w16cid:durableId="1602762975">
    <w:abstractNumId w:val="4"/>
  </w:num>
  <w:num w:numId="4" w16cid:durableId="1427537349">
    <w:abstractNumId w:val="1"/>
  </w:num>
  <w:num w:numId="5" w16cid:durableId="16151314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e Phuong Nam 20210628">
    <w15:presenceInfo w15:providerId="AD" w15:userId="S::Nam.LP210628@sis.hust.edu.vn::ac36250b-b1e1-4542-9a87-dcb098b23fb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E81"/>
    <w:rsid w:val="00014950"/>
    <w:rsid w:val="000644F6"/>
    <w:rsid w:val="000D70A4"/>
    <w:rsid w:val="00181C24"/>
    <w:rsid w:val="001E4738"/>
    <w:rsid w:val="001F1D45"/>
    <w:rsid w:val="00244995"/>
    <w:rsid w:val="00273602"/>
    <w:rsid w:val="003733AE"/>
    <w:rsid w:val="003841A9"/>
    <w:rsid w:val="003A6860"/>
    <w:rsid w:val="0046633C"/>
    <w:rsid w:val="00472D6D"/>
    <w:rsid w:val="004D6034"/>
    <w:rsid w:val="00686C18"/>
    <w:rsid w:val="00694940"/>
    <w:rsid w:val="00735A40"/>
    <w:rsid w:val="007E3247"/>
    <w:rsid w:val="007F5E2E"/>
    <w:rsid w:val="00905C6B"/>
    <w:rsid w:val="0091666B"/>
    <w:rsid w:val="00981348"/>
    <w:rsid w:val="009C0B36"/>
    <w:rsid w:val="00A07BD2"/>
    <w:rsid w:val="00A8453C"/>
    <w:rsid w:val="00AF0748"/>
    <w:rsid w:val="00AF7A19"/>
    <w:rsid w:val="00CD0892"/>
    <w:rsid w:val="00D846A6"/>
    <w:rsid w:val="00DA23ED"/>
    <w:rsid w:val="00DF5E81"/>
    <w:rsid w:val="00E6045D"/>
    <w:rsid w:val="00E67D7D"/>
    <w:rsid w:val="00F55BDF"/>
    <w:rsid w:val="00F64FAC"/>
    <w:rsid w:val="0420869A"/>
    <w:rsid w:val="18636B97"/>
    <w:rsid w:val="33280E02"/>
    <w:rsid w:val="332C3FDA"/>
    <w:rsid w:val="3511102F"/>
    <w:rsid w:val="3951A5F7"/>
    <w:rsid w:val="3BE7326B"/>
    <w:rsid w:val="4843FD46"/>
    <w:rsid w:val="52F53A2B"/>
    <w:rsid w:val="5CEAB50A"/>
    <w:rsid w:val="6D972637"/>
    <w:rsid w:val="7BAD0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D6B25"/>
  <w15:chartTrackingRefBased/>
  <w15:docId w15:val="{2463822D-0A2F-44EE-91B6-2D2D8DC1D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E67D7D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9C0B36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9C0B36"/>
    <w:rPr>
      <w:color w:val="605E5C"/>
      <w:shd w:val="clear" w:color="auto" w:fill="E1DFDD"/>
    </w:rPr>
  </w:style>
  <w:style w:type="paragraph" w:styleId="Duytlai">
    <w:name w:val="Revision"/>
    <w:hidden/>
    <w:uiPriority w:val="99"/>
    <w:semiHidden/>
    <w:rsid w:val="00CD089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2.png"/><Relationship Id="rId47" Type="http://schemas.openxmlformats.org/officeDocument/2006/relationships/customXml" Target="ink/ink16.xml"/><Relationship Id="rId63" Type="http://schemas.openxmlformats.org/officeDocument/2006/relationships/image" Target="media/image35.png"/><Relationship Id="rId68" Type="http://schemas.openxmlformats.org/officeDocument/2006/relationships/customXml" Target="ink/ink25.xml"/><Relationship Id="rId84" Type="http://schemas.openxmlformats.org/officeDocument/2006/relationships/customXml" Target="ink/ink32.xml"/><Relationship Id="rId89" Type="http://schemas.openxmlformats.org/officeDocument/2006/relationships/customXml" Target="ink/ink34.xml"/><Relationship Id="rId112" Type="http://schemas.openxmlformats.org/officeDocument/2006/relationships/theme" Target="theme/theme1.xml"/><Relationship Id="rId16" Type="http://schemas.openxmlformats.org/officeDocument/2006/relationships/customXml" Target="ink/ink4.xml"/><Relationship Id="rId107" Type="http://schemas.openxmlformats.org/officeDocument/2006/relationships/image" Target="media/image60.png"/><Relationship Id="rId11" Type="http://schemas.openxmlformats.org/officeDocument/2006/relationships/customXml" Target="ink/ink2.xml"/><Relationship Id="rId32" Type="http://schemas.openxmlformats.org/officeDocument/2006/relationships/customXml" Target="ink/ink11.xml"/><Relationship Id="rId37" Type="http://schemas.openxmlformats.org/officeDocument/2006/relationships/customXml" Target="ink/ink13.xml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74" Type="http://schemas.openxmlformats.org/officeDocument/2006/relationships/customXml" Target="ink/ink28.xml"/><Relationship Id="rId79" Type="http://schemas.openxmlformats.org/officeDocument/2006/relationships/image" Target="media/image44.png"/><Relationship Id="rId102" Type="http://schemas.openxmlformats.org/officeDocument/2006/relationships/image" Target="media/image57.png"/><Relationship Id="rId5" Type="http://schemas.openxmlformats.org/officeDocument/2006/relationships/webSettings" Target="webSettings.xml"/><Relationship Id="rId90" Type="http://schemas.openxmlformats.org/officeDocument/2006/relationships/image" Target="media/image50.png"/><Relationship Id="rId95" Type="http://schemas.openxmlformats.org/officeDocument/2006/relationships/image" Target="media/image53.png"/><Relationship Id="rId22" Type="http://schemas.openxmlformats.org/officeDocument/2006/relationships/customXml" Target="ink/ink7.xml"/><Relationship Id="rId27" Type="http://schemas.openxmlformats.org/officeDocument/2006/relationships/customXml" Target="ink/ink9.xml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64" Type="http://schemas.openxmlformats.org/officeDocument/2006/relationships/customXml" Target="ink/ink23.xml"/><Relationship Id="rId69" Type="http://schemas.openxmlformats.org/officeDocument/2006/relationships/image" Target="media/image38.png"/><Relationship Id="rId80" Type="http://schemas.openxmlformats.org/officeDocument/2006/relationships/customXml" Target="ink/ink30.xml"/><Relationship Id="rId85" Type="http://schemas.openxmlformats.org/officeDocument/2006/relationships/image" Target="media/image47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59" Type="http://schemas.openxmlformats.org/officeDocument/2006/relationships/customXml" Target="ink/ink21.xml"/><Relationship Id="rId103" Type="http://schemas.openxmlformats.org/officeDocument/2006/relationships/customXml" Target="ink/ink40.xml"/><Relationship Id="rId108" Type="http://schemas.openxmlformats.org/officeDocument/2006/relationships/image" Target="media/image61.png"/><Relationship Id="rId54" Type="http://schemas.openxmlformats.org/officeDocument/2006/relationships/customXml" Target="ink/ink19.xml"/><Relationship Id="rId70" Type="http://schemas.openxmlformats.org/officeDocument/2006/relationships/customXml" Target="ink/ink26.xml"/><Relationship Id="rId75" Type="http://schemas.openxmlformats.org/officeDocument/2006/relationships/image" Target="media/image41.png"/><Relationship Id="rId91" Type="http://schemas.openxmlformats.org/officeDocument/2006/relationships/customXml" Target="ink/ink35.xml"/><Relationship Id="rId96" Type="http://schemas.openxmlformats.org/officeDocument/2006/relationships/customXml" Target="ink/ink37.xml"/><Relationship Id="rId1" Type="http://schemas.openxmlformats.org/officeDocument/2006/relationships/customXml" Target="../customXml/item1.xml"/><Relationship Id="rId6" Type="http://schemas.openxmlformats.org/officeDocument/2006/relationships/hyperlink" Target="https://husteduvn-my.sharepoint.com/:f:/g/personal/chien_nd205059_sis_hust_edu_vn/EmQrWsg-XTVNiqQIriL-J_gBeXohOC6YMjmy290ZY5s6Dw?e=Rq6Bjx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27.png"/><Relationship Id="rId57" Type="http://schemas.openxmlformats.org/officeDocument/2006/relationships/customXml" Target="ink/ink20.xml"/><Relationship Id="rId106" Type="http://schemas.openxmlformats.org/officeDocument/2006/relationships/image" Target="media/image59.png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customXml" Target="ink/ink15.xml"/><Relationship Id="rId52" Type="http://schemas.openxmlformats.org/officeDocument/2006/relationships/customXml" Target="ink/ink18.xml"/><Relationship Id="rId60" Type="http://schemas.openxmlformats.org/officeDocument/2006/relationships/image" Target="media/image33.png"/><Relationship Id="rId65" Type="http://schemas.openxmlformats.org/officeDocument/2006/relationships/image" Target="media/image36.png"/><Relationship Id="rId73" Type="http://schemas.openxmlformats.org/officeDocument/2006/relationships/image" Target="media/image40.png"/><Relationship Id="rId78" Type="http://schemas.openxmlformats.org/officeDocument/2006/relationships/image" Target="media/image43.png"/><Relationship Id="rId81" Type="http://schemas.openxmlformats.org/officeDocument/2006/relationships/image" Target="media/image45.png"/><Relationship Id="rId86" Type="http://schemas.openxmlformats.org/officeDocument/2006/relationships/customXml" Target="ink/ink33.xml"/><Relationship Id="rId94" Type="http://schemas.openxmlformats.org/officeDocument/2006/relationships/customXml" Target="ink/ink36.xml"/><Relationship Id="rId99" Type="http://schemas.openxmlformats.org/officeDocument/2006/relationships/customXml" Target="ink/ink38.xml"/><Relationship Id="rId101" Type="http://schemas.openxmlformats.org/officeDocument/2006/relationships/customXml" Target="ink/ink39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39" Type="http://schemas.openxmlformats.org/officeDocument/2006/relationships/customXml" Target="ink/ink14.xml"/><Relationship Id="rId109" Type="http://schemas.openxmlformats.org/officeDocument/2006/relationships/image" Target="media/image62.png"/><Relationship Id="rId34" Type="http://schemas.openxmlformats.org/officeDocument/2006/relationships/image" Target="media/image17.png"/><Relationship Id="rId50" Type="http://schemas.openxmlformats.org/officeDocument/2006/relationships/customXml" Target="ink/ink17.xml"/><Relationship Id="rId55" Type="http://schemas.openxmlformats.org/officeDocument/2006/relationships/image" Target="media/image30.png"/><Relationship Id="rId76" Type="http://schemas.openxmlformats.org/officeDocument/2006/relationships/customXml" Target="ink/ink29.xml"/><Relationship Id="rId97" Type="http://schemas.openxmlformats.org/officeDocument/2006/relationships/image" Target="media/image54.png"/><Relationship Id="rId104" Type="http://schemas.openxmlformats.org/officeDocument/2006/relationships/image" Target="media/image58.png"/><Relationship Id="rId7" Type="http://schemas.openxmlformats.org/officeDocument/2006/relationships/image" Target="media/image1.png"/><Relationship Id="rId71" Type="http://schemas.openxmlformats.org/officeDocument/2006/relationships/image" Target="media/image39.png"/><Relationship Id="rId92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11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66" Type="http://schemas.openxmlformats.org/officeDocument/2006/relationships/customXml" Target="ink/ink24.xml"/><Relationship Id="rId87" Type="http://schemas.openxmlformats.org/officeDocument/2006/relationships/image" Target="media/image48.png"/><Relationship Id="rId110" Type="http://schemas.openxmlformats.org/officeDocument/2006/relationships/fontTable" Target="fontTable.xml"/><Relationship Id="rId61" Type="http://schemas.openxmlformats.org/officeDocument/2006/relationships/image" Target="media/image34.png"/><Relationship Id="rId82" Type="http://schemas.openxmlformats.org/officeDocument/2006/relationships/customXml" Target="ink/ink31.xml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30" Type="http://schemas.openxmlformats.org/officeDocument/2006/relationships/customXml" Target="ink/ink10.xml"/><Relationship Id="rId35" Type="http://schemas.openxmlformats.org/officeDocument/2006/relationships/customXml" Target="ink/ink12.xml"/><Relationship Id="rId56" Type="http://schemas.openxmlformats.org/officeDocument/2006/relationships/image" Target="media/image31.png"/><Relationship Id="rId77" Type="http://schemas.openxmlformats.org/officeDocument/2006/relationships/image" Target="media/image42.png"/><Relationship Id="rId100" Type="http://schemas.openxmlformats.org/officeDocument/2006/relationships/image" Target="media/image56.png"/><Relationship Id="rId105" Type="http://schemas.openxmlformats.org/officeDocument/2006/relationships/customXml" Target="ink/ink41.xml"/><Relationship Id="rId8" Type="http://schemas.openxmlformats.org/officeDocument/2006/relationships/customXml" Target="ink/ink1.xml"/><Relationship Id="rId51" Type="http://schemas.openxmlformats.org/officeDocument/2006/relationships/image" Target="media/image28.png"/><Relationship Id="rId72" Type="http://schemas.openxmlformats.org/officeDocument/2006/relationships/customXml" Target="ink/ink27.xml"/><Relationship Id="rId93" Type="http://schemas.openxmlformats.org/officeDocument/2006/relationships/image" Target="media/image52.png"/><Relationship Id="rId98" Type="http://schemas.openxmlformats.org/officeDocument/2006/relationships/image" Target="media/image55.png"/><Relationship Id="rId3" Type="http://schemas.openxmlformats.org/officeDocument/2006/relationships/styles" Target="styles.xml"/><Relationship Id="rId25" Type="http://schemas.openxmlformats.org/officeDocument/2006/relationships/customXml" Target="ink/ink8.xml"/><Relationship Id="rId46" Type="http://schemas.openxmlformats.org/officeDocument/2006/relationships/image" Target="media/image25.png"/><Relationship Id="rId67" Type="http://schemas.openxmlformats.org/officeDocument/2006/relationships/image" Target="media/image37.png"/><Relationship Id="rId20" Type="http://schemas.openxmlformats.org/officeDocument/2006/relationships/customXml" Target="ink/ink6.xml"/><Relationship Id="rId41" Type="http://schemas.openxmlformats.org/officeDocument/2006/relationships/image" Target="media/image21.png"/><Relationship Id="rId62" Type="http://schemas.openxmlformats.org/officeDocument/2006/relationships/customXml" Target="ink/ink22.xml"/><Relationship Id="rId83" Type="http://schemas.openxmlformats.org/officeDocument/2006/relationships/image" Target="media/image46.png"/><Relationship Id="rId88" Type="http://schemas.openxmlformats.org/officeDocument/2006/relationships/image" Target="media/image49.png"/><Relationship Id="rId111" Type="http://schemas.microsoft.com/office/2011/relationships/people" Target="peop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15:09:21.8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3084 0 24575,'2'3'0,"0"0"0,0 0 0,0 0 0,1 0 0,-1-1 0,1 1 0,-1-1 0,1 1 0,0-1 0,0 0 0,0 0 0,0-1 0,1 1 0,-1-1 0,4 2 0,10 6 0,49 29 0,2-3 0,2-3 0,111 35 0,-20-7 0,384 180 0,-363-157 0,-70-31 0,-2 4 0,-2 5 0,-4 5 0,103 83 0,-66-35 0,175 153 0,-265-218 0,-3 2 0,-2 3 0,75 113 0,-53-59 0,129 227 0,-171-281 0,-1 1 0,-3 0 0,-3 2 0,19 90 0,-21-66 0,-5-25 0,7 72 0,-18-109 0,0-1 0,-1 1 0,-1 0 0,-1-1 0,-1 1 0,0-1 0,-2 0 0,-6 19 0,-3-2 0,-3 0 0,0-1 0,-2-1 0,-2 0 0,0-2 0,-33 36 0,17-27 0,-2-2 0,-2-1 0,-80 55 0,17-27 0,-3-5 0,-2-5 0,-138 48 0,-306 107 0,242-102 0,190-70 0,1 5 0,-181 93 0,70-9 0,-204 118 0,351-193 0,-443 280 0,-93 39 0,481-299 0,60-34 0,-99 67 0,7 0 0,-4 3 0,132-78 0,2 2 0,1 1 0,-59 65 0,-66 68 0,132-134 0,5-8 0,-1-1 0,0-1 0,-2-2 0,-1 0 0,-58 24 0,75-35 0,0 0 0,0 0 0,-22 21 0,-25 16 0,-150 96-1365,180-124-5461</inkml:trace>
  <inkml:trace contextRef="#ctx0" brushRef="#br0" timeOffset="1127.41">88 6406 24575,'-1'10'0,"0"0"0,-1 0 0,-1 0 0,0 0 0,0-1 0,-1 1 0,0-1 0,0 0 0,-9 12 0,6-9 0,1 0 0,0 0 0,1 0 0,-6 22 0,5-9 0,4-17 0,0 0 0,0 0 0,1 0 0,0 0 0,1 0 0,0 13 0,1-18 0,0 0 0,-1 0 0,2 0 0,-1 1 0,0-1 0,1-1 0,-1 1 0,1 0 0,0 0 0,0-1 0,0 1 0,0-1 0,1 1 0,-1-1 0,1 0 0,-1 0 0,1 0 0,0 0 0,0-1 0,3 2 0,5 3 0,1-2 0,0 1 0,0-2 0,0 1 0,0-2 0,1 0 0,-1 0 0,21-1 0,-2-1 0,-1-1 0,45-8 0,-23-4-341,-1-2 0,0-2-1,57-29 1,-90 38-6485</inkml:trace>
  <inkml:trace contextRef="#ctx0" brushRef="#br0" timeOffset="7865.72">2004 1156 24575,'3'1'0,"0"0"0,0 0 0,0 0 0,0 1 0,0-1 0,-1 1 0,1 0 0,0 0 0,-1 0 0,1 0 0,1 3 0,6 4 0,87 68 0,-4 5 0,121 138 0,-158-151 0,-3 4 0,-4 1 0,-2 2 0,-4 3 0,-4 1 0,-2 2 0,28 99 0,-36-69 0,23 173 0,-29-137 0,64 441 0,-53 7 0,-34-513 0,-7 234 0,1-227 0,-27 133 0,1-75 0,-84 235 0,100-342 0,-72 174 0,67-171 0,-2-1 0,-50 71 0,-121 119 0,155-193 0,-1-3 0,-2-1 0,-68 44 0,-134 64 0,232-136 0,1 0 0,0 1 0,-17 16 0,18-15 0,-1 0 0,-1-1 0,-18 12 0,14-11 0,1 0 0,0 2 0,1-1 0,0 2 0,-15 18 0,0-2 0,-57 47 0,58-54 0,2 1 0,-46 51 0,27-20 0,-82 78 0,93-99 261,20-19-803,1 0 0,-28 19 0,28-24-6284</inkml:trace>
  <inkml:trace contextRef="#ctx0" brushRef="#br0" timeOffset="9458.62">1188 6749 24575,'1'32'0,"-2"0"0,-1 0 0,-1-1 0,-12 50 0,14-79 0,0 0 0,1-1 0,-1 1 0,0 0 0,1 0 0,0 0 0,-1 0 0,1 0 0,0 0 0,0 0 0,0 0 0,0 0 0,0 0 0,1 0 0,-1 0 0,1 0 0,-1 0 0,1 0 0,-1 0 0,1 0 0,0 0 0,0-1 0,2 4 0,0-3 0,0 0 0,1-1 0,-1 1 0,0-1 0,0 0 0,1 0 0,-1 0 0,1 0 0,-1-1 0,1 1 0,-1-1 0,1 0 0,4 0 0,86-2-455,-1-3 0,117-22 0,-176 22-6371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15:15:58.8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 62 24575,'6'0'0,"1"-1"0,-1 0 0,0-1 0,0 1 0,0-1 0,0-1 0,6-2 0,19-6 0,22-1 0,0 3 0,105-6 0,114 17 0,-104 1 0,715 23 0,-682-17 0,661-3 0,-480-9 0,-51-12 0,100 9 137,-246 8-1639,-165-2-5324</inkml:trace>
  <inkml:trace contextRef="#ctx0" brushRef="#br0" timeOffset="2531.31">3315 175 24575,'-17'104'0,"14"-78"0,-1-1 0,-2 0 0,-8 25 0,-11 50 0,15-33 0,-36 205 0,33-203 0,4 1 0,0 72 0,10 143 0,2-131 0,-3-77 0,-11 716 0,5-492 0,-11 127 0,-8 148 0,-2 17 0,19-523 0,-52 409 0,-35-8 0,78-409 0,-2-1 0,-3-1 0,-3-1 0,-58 102 0,64-136 0,-1-1 0,-1-1 0,0-1 0,-35 27 0,37-35 0,0-1 0,-36 19 0,-20 12 0,56-33 0,0-1 0,-1-1 0,0 0 0,-41 12 0,-8 2 0,-41 15 0,-210 42 0,78-24 0,-69 43 0,279-88 0,1 1 0,-46 26 0,2-1 0,-119 32 0,10-4 0,65-19 0,71-29 0,1 2 0,-60 34 0,29-16 0,61-30 0,1 0 0,0 1 0,0 0 0,1 1 0,0 1 0,-18 16 0,22-16-341,0 0 0,-1 0-1,-22 12 1,14-11-6485</inkml:trace>
  <inkml:trace contextRef="#ctx0" brushRef="#br0" timeOffset="3722.46">74 6679 24575,'0'11'0,"-1"1"0,0-1 0,-1 1 0,0-1 0,-1 0 0,0 0 0,-1 0 0,0 0 0,-1-1 0,0 1 0,0-1 0,-1 0 0,-1-1 0,-11 14 0,18-22 0,-1 0 0,0 0 0,0 0 0,1 0 0,-1 0 0,0 0 0,1 0 0,-1 0 0,1 0 0,-1 0 0,1 1 0,0-1 0,0 0 0,-1 0 0,1 0 0,0 1 0,0-1 0,0 0 0,0 0 0,0 1 0,0-1 0,1 0 0,-1 0 0,0 0 0,1 0 0,-1 1 0,1-1 0,-1 0 0,1 0 0,-1 0 0,1 0 0,0 0 0,-1 0 0,1 0 0,0 0 0,0 0 0,0-1 0,0 1 0,0 0 0,0 0 0,0-1 0,0 1 0,0-1 0,0 1 0,0-1 0,0 1 0,1-1 0,0 1 0,11 3 0,-1 0 0,1-1 0,23 2 0,-14-1 0,18 7-1365,-25-6-5461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15:15:53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1861 247 24575,'-7'-1'0,"0"-1"0,0 0 0,0-1 0,0 1 0,0-1 0,1-1 0,-1 1 0,1-1 0,-12-9 0,-16-9 0,-41-25 0,60 36 0,0 1 0,-1 0 0,0 1 0,-1 0 0,-28-9 0,-21 2 0,0 2 0,-1 3 0,0 3 0,-111 2 0,-34-13 0,185 19 0,1 2 0,0 0 0,0 2 0,0 1 0,0 1 0,1 1 0,0 1 0,0 1 0,-32 18 0,40-15 0,0 0 0,0 2 0,1 0 0,1 1 0,-19 23 0,-22 22 0,27-32 0,2 3 0,0 0 0,2 1 0,2 2 0,1 0 0,-24 52 0,11-9 0,4 1 0,-22 89 0,33-87 0,-10 100 0,24-137 0,-8 40 0,5-34 0,-4 76 0,12-70 0,-9 154 0,0 342 0,13-323 0,-2-190 0,2 1 0,2-1 0,18 72 0,48 110 0,-41-135 0,28 123 0,45 238 0,-66-302 0,-22-95 0,-2 1 0,8 67 0,16 129 0,4-76 0,-31-108 0,65 304 0,-34-158 0,-5-21 0,-11-83 0,27 91 0,18 43 0,11 35 0,-72-248 0,34 120 0,43 150 0,-14-57 0,-61-204 0,2-1 0,30 58 0,-14-32 0,-26-52 0,0-1 0,0 0 0,1 0 0,-1-1 0,1 1 0,0-1 0,1 0 0,0 0 0,0 0 0,0 0 0,0-1 0,0 0 0,10 5 0,0-3 0,0 0 0,0-1 0,0 0 0,24 3 0,-37-8 0,60 9 0,-1-3 0,1-2 0,117-9 0,-64-12-1365,-99 15-5461</inkml:trace>
  <inkml:trace contextRef="#ctx0" brushRef="#br0" timeOffset="1789.58">1670 6788 24575,'2'9'0,"-1"0"0,1 0 0,0-1 0,1 1 0,0-1 0,0 1 0,1-1 0,0 0 0,1 0 0,-1-1 0,1 1 0,1-1 0,0 0 0,11 11 0,-6-6 0,0 1 0,-2 0 0,12 19 0,-19-27 0,1 0 0,-1 0 0,0 1 0,-1-1 0,1 1 0,-1 0 0,0-1 0,0 1 0,-1 0 0,0-1 0,0 1 0,0 0 0,-2 8 0,-1-4 27,0 0 0,0 0 0,-1-1 1,-1 0-1,0 1 0,0-2 0,-1 1 0,0 0 0,0-1 0,-1 0 0,-14 12 0,11-10-268,1 0-1,1 0 1,-1 0-1,1 1 1,1 1-1,-8 15 1,10-13-6585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15:16:44.7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868 7906 24575,'113'1'0,"124"-3"0,-225 1 0,-1-1 0,1 0 0,-1-1 0,1-1 0,-1 0 0,0 0 0,0-1 0,0-1 0,-1 1 0,0-2 0,0 1 0,-1-2 0,1 1 0,-2-1 0,1 0 0,-1-1 0,0 0 0,-1 0 0,0-1 0,6-11 0,-10 13 0,0-1 0,0 1 0,-1-1 0,-1 1 0,1-1 0,-1 0 0,-1 0 0,1 0 0,-2 1 0,1-1 0,-1 0 0,0 0 0,-1 0 0,0 1 0,-1-1 0,0 1 0,0 0 0,0 0 0,-1 0 0,0 0 0,-11-14 0,7 13 0,-1 0 0,0 0 0,0 1 0,-1 1 0,0-1 0,0 2 0,-1-1 0,1 1 0,-2 1 0,-20-7 0,-3 2 0,-1 2 0,0 1 0,-1 2 0,0 2 0,1 1 0,-1 2 0,-58 7 0,92-7 0,0 1 0,1 0 0,-1 0 0,0 0 0,1 0 0,-1 0 0,1 0 0,-1 1 0,1-1 0,0 1 0,-1 0 0,1 0 0,0 0 0,0 0 0,0 0 0,1 0 0,-1 1 0,0-1 0,1 0 0,0 1 0,-1-1 0,1 1 0,0 0 0,0-1 0,0 1 0,1 0 0,-1 0 0,0 5 0,-1 10 0,0 1 0,1-1 0,2 24 0,-1-29 0,2 3 0,0 0 0,1-1 0,0 1 0,2-1 0,0 0 0,0 0 0,9 16 0,9 26 0,-21-52-85,0 1 0,0-1-1,1 0 1,-1 0 0,1 0-1,1 0 1,-1-1 0,0 1-1,1-1 1,0 0 0,0 0-1,1 0 1,-1-1 0,1 1-1,6 2 1,1 1-6741</inkml:trace>
  <inkml:trace contextRef="#ctx0" brushRef="#br0" timeOffset="2906.04">1381 7624 24575,'119'0'0,"444"-9"0,-419-1 0,270-54 0,-377 56 0,1-2 0,-1-1 0,-1-2 0,0-2 0,-1-1 0,42-26 0,191-125 0,209-139 0,-425 267 0,-2-1 0,-2-3 0,51-59 0,-28 18 0,64-99 0,82-168 0,-194 304 0,-1-1 0,-2 0 0,-3-2 0,-2 0 0,17-100 0,-7-71 0,-7-426 0,-22 585 0,-3 1 0,-2 1 0,-3 0 0,-3 0 0,-2 1 0,-3 1 0,-3 1 0,-2 1 0,-33-55 0,-522-840 0,138 341 0,-61-94 0,96 102 0,296 453 0,-181-235 0,155 225 0,-189-169 0,255 257 0,-53-46 0,111 106 0,-1 1 0,0 1 0,-1 0 0,0 1 0,0 0 0,-1 1 0,-28-8 0,-7 2 0,-83-20 0,115 30 0,0 1 0,-1 0 0,1 1 0,0 1 0,-20 3 0,25 0 0,0 1 0,0 1 0,1 0 0,-1 1 0,1 1 0,-16 10 0,-28 13 0,30-20 0,0-2 0,0-1 0,-46 7 0,-17 3 0,-43 35-1365,120-49-5461</inkml:trace>
  <inkml:trace contextRef="#ctx0" brushRef="#br0" timeOffset="4033.31">280 2 24575,'-10'-1'0,"0"1"0,0 0 0,0 0 0,0 1 0,0 0 0,0 1 0,0 1 0,0-1 0,0 1 0,1 1 0,-1 0 0,-14 9 0,8-4 0,0 0 0,0 1 0,0 1 0,-21 19 0,34-27 0,0 0 0,0 0 0,0 0 0,0 1 0,1-1 0,-1 1 0,1 0 0,0 0 0,0 0 0,0 0 0,1 0 0,-1 0 0,1 0 0,0 0 0,0 1 0,0-1 0,1 0 0,0 1 0,0-1 0,0 9 0,1-10 0,0-1 0,0 1 0,0-1 0,0 1 0,0-1 0,1 1 0,-1-1 0,1 0 0,0 0 0,-1 0 0,1 0 0,0 0 0,0 0 0,0 0 0,0 0 0,1-1 0,-1 1 0,0-1 0,1 0 0,-1 0 0,1 1 0,-1-2 0,1 1 0,3 1 0,10 2 0,-1-1 0,1-1 0,18 1 0,-8-1 0,306 11-634,-293-13-97,-22 0-6095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15:16:16.5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24575,'3'28'0,"1"-1"0,1 0 0,1 1 0,1-2 0,2 1 0,12 25 0,-8-15 0,202 455 0,-116-281 0,96 204 0,-170-364 0,49 73 0,-42-74 0,35 72 0,276 681 0,-303-687 0,30 147 0,-47-168 0,178 591 0,-132-449 0,-6-17 0,-19-108 0,6 20 0,-29-60 0,219 841 0,-226-830 0,5 138 0,-18 82 0,-2-148 0,-2-105 0,-3 0 0,-1-1 0,-19 65 0,-3 14 0,23-90 0,-3 0 0,-1-1 0,-2 0 0,-1-1 0,-25 47 0,31-70 0,-69 122 0,63-117 0,0-1 0,-1 0 0,0 0 0,-1-2 0,-20 16 0,-3 1 0,-1-3 0,-1-1 0,-2-1 0,-76 34 0,-77 6 0,152-51 0,-91 21 0,11-22-1365,106-11-5461</inkml:trace>
  <inkml:trace contextRef="#ctx0" brushRef="#br0" timeOffset="1471.57">892 7126 24575,'-1'4'0,"0"0"0,0-1 0,0 1 0,0-1 0,0 1 0,-1-1 0,1 1 0,-1-1 0,0 0 0,0 0 0,-1 0 0,-2 3 0,-34 35 0,36-38 0,-19 17 0,1 0 0,1 2 0,1 0 0,-30 48 0,48-69 0,0 1 0,0-1 0,0 1 0,1-1 0,-1 1 0,0 0 0,1-1 0,-1 1 0,1 0 0,0-1 0,0 1 0,-1 0 0,1 0 0,0 0 0,0-1 0,1 1 0,-1 0 0,0 0 0,0-1 0,1 1 0,-1 0 0,1-1 0,0 1 0,-1 0 0,1-1 0,0 1 0,0-1 0,0 1 0,0-1 0,0 0 0,1 1 0,-1-1 0,0 0 0,0 0 0,1 0 0,-1 0 0,1 0 0,-1 0 0,1 0 0,0 0 0,-1-1 0,4 2 0,9 3 0,0-1 0,0 0 0,0-1 0,20 2 0,-11-2 0,136 22-1365,-144-23-5461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15:16:06.2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2279 1 24575,'-4'0'0,"0"1"0,0 0 0,0-1 0,1 2 0,-1-1 0,0 0 0,0 1 0,1 0 0,-1-1 0,1 2 0,0-1 0,-1 0 0,-4 5 0,-40 44 0,30-31 0,-765 848 0,658-723 0,-266 333 0,337-401 0,-81 159 0,-18 98 0,125-270 0,23-53 0,-19 41 0,2 1 0,2 0 0,3 2 0,-15 81 0,27-103 0,-39 210 0,29-177 0,-8 109 0,-7 35 0,-110 465 0,117-480 0,3-17 0,-31 172 0,41-262 0,3 1 0,8 140 0,2-97 0,-3 1125 0,0-1244 0,1-1 0,-1 0 0,2 0 0,0 0 0,0 0 0,1 0 0,7 19 0,-8-28 0,0 1 0,0 0 0,0-1 0,1 1 0,-1-1 0,1 0 0,-1 1 0,1-1 0,0 0 0,1-1 0,-1 1 0,0-1 0,1 1 0,-1-1 0,1 0 0,0 0 0,0-1 0,0 1 0,0-1 0,0 0 0,0 0 0,0 0 0,0 0 0,8 0 0,204-7 0,-148-5-1365,-49 8-5461</inkml:trace>
  <inkml:trace contextRef="#ctx0" brushRef="#br0" timeOffset="1313.77">289 6537 24575,'4'2'0,"1"-1"0,-1 1 0,1 0 0,-1 1 0,0-1 0,0 1 0,0 0 0,0 0 0,0 0 0,-1 0 0,1 1 0,4 6 0,4 1 0,1 4 0,-1 0 0,-1 1 0,0 0 0,-1 0 0,-1 1 0,13 32 0,-20-45 0,0 1 0,0-1 0,-1 1 0,1-1 0,-1 1 0,-1 0 0,1 0 0,0 0 0,-1-1 0,0 1 0,0 0 0,-1 0 0,1 0 0,-1-1 0,0 1 0,0 0 0,-1-1 0,1 1 0,-1 0 0,0-1 0,0 0 0,-1 0 0,1 1 0,-1-1 0,0-1 0,0 1 0,0 0 0,-1-1 0,1 0 0,-1 1 0,0-1 0,-7 4 0,2 0-227,0 1-1,0 0 1,1 1-1,0 0 1,-9 12-1,8-7-6598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15:32:13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2951 16 24575,'28'2'0,"0"1"0,0 1 0,51 15 0,-46-10 0,0-1 0,40 3 0,-26-7 0,0-2 0,1-2 0,-1-2 0,50-9 0,9-21 335,-16 4-2035,-68 23-5126</inkml:trace>
  <inkml:trace contextRef="#ctx0" brushRef="#br0" timeOffset="2681.41">3576 93 24575,'1'2'0,"-1"1"0,1-1 0,0 1 0,0-1 0,1 1 0,-1-1 0,1 0 0,-1 0 0,1 0 0,-1 0 0,1 0 0,0 0 0,0 0 0,0 0 0,0-1 0,1 1 0,-1-1 0,0 1 0,1-1 0,2 1 0,51 22 0,619 146 0,-393-108 0,22 16 0,257 51 0,-123-92 0,-9-2 0,-122 0 0,168 32 0,-415-50 0,-1 2 0,59 28 0,15 6 0,-121-49 0,-2-1 0,0-1 0,0 2 0,-1-1 0,1 2 0,-1-1 0,0 1 0,-1 0 0,1 1 0,-1 0 0,0 0 0,0 1 0,12 14 0,-5 1 0,0-3 0,0 1 0,-2 1 0,-1 0 0,0 1 0,-2 1 0,0 0 0,-1 0 0,5 27 0,167 708 0,10 57 0,-180-740 0,-4 0 0,-3 0 0,-3 1 0,-9 75 0,1-83 0,-2-2 0,-4 1 0,-23 75 0,-80 190 0,43-134 0,12-38 0,-30 93 0,-71 401 0,29-110 0,33-193 0,75-192 0,20-107 0,-14 55 0,-53 153 0,67-240 0,0 0 0,-1 0 0,-1-1 0,-1 0 0,-1 0 0,0-1 0,-2 0 0,0-1 0,-1 0 0,0-1 0,-2 0 0,-21 20 0,-16 12 0,-1-2 0,-3-3 0,-1-2 0,-2-2 0,-89 43 0,59-43 0,-2-3 0,-1-5 0,-2-4 0,-132 22 0,179-42 0,-354 42 0,-455-44 0,510-7 0,111 20 0,50-2 0,-601-10 0,459-8 0,-45-9 0,100 2 0,93 2 0,-258-42 0,157-11 0,229 49 0,-89-6 0,-15-3 0,-14-27 0,109 29 0,-81-16 0,102 30 0,-67 1 0,6 1 0,-208-9-1365,292 11-5461</inkml:trace>
  <inkml:trace contextRef="#ctx0" brushRef="#br0" timeOffset="3844.05">315 6973 24575,'-8'0'0,"-1"1"0,0 0 0,0 0 0,1 1 0,-1 0 0,1 1 0,-1-1 0,1 2 0,0-1 0,-14 9 0,1 2 0,2 1 0,-28 26 0,21-17 0,-7-2 0,25-17 0,0-1 0,0 1 0,1 1 0,-12 10 0,18-15 0,0 0 0,0 1 0,0-1 0,0 1 0,0-1 0,0 1 0,0-1 0,0 1 0,1-1 0,-1 1 0,1-1 0,-1 1 0,1 0 0,0-1 0,-1 1 0,1 0 0,0 0 0,0-1 0,0 1 0,1 0 0,-1-1 0,0 1 0,0 0 0,1-1 0,-1 1 0,1 0 0,0-1 0,-1 1 0,3 2 0,13 19-21,2 0 1,0 0-1,1-2 0,34 29 0,-17-16-1240,-19-17-5565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15:32:22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2886 518 24575,'49'-1'0,"1"-1"0,-1-3 0,0-1 0,0-3 0,77-25 0,-120 32 0,-1-1 0,0 0 0,0-1 0,0 1 0,-1-1 0,1 0 0,-1 0 0,0 0 0,0-1 0,0 1 0,-1-1 0,1 0 0,-1 0 0,0 0 0,-1-1 0,1 1 0,-1-1 0,0 1 0,-1-1 0,1 0 0,-1 0 0,1-10 0,0-1 0,-1 1 0,0 0 0,-1-1 0,-1 1 0,0 0 0,-1 0 0,-6-20 0,6 28 0,0 0 0,-1 0 0,0 0 0,0 0 0,-1 0 0,0 1 0,-1-1 0,0 1 0,0 0 0,0 1 0,-1-1 0,1 1 0,-2 0 0,1 0 0,-1 1 0,0 0 0,0 0 0,0 1 0,-1 0 0,1 0 0,-1 0 0,0 1 0,0 1 0,0-1 0,-1 1 0,1 0 0,-17 0 0,-68-15 0,62 10 0,0 2 0,-56-3 0,35 6 0,35 0 0,0 1 0,0 1 0,0 1 0,0 0 0,-33 7 0,48-7 0,-1 1 0,1 0 0,-1-1 0,1 1 0,0 0 0,-1 0 0,1 0 0,0 1 0,0-1 0,1 0 0,-1 1 0,0-1 0,1 1 0,0 0 0,-1-1 0,1 1 0,0 0 0,0 0 0,1 0 0,-1 0 0,1 0 0,-1 3 0,-4 73 0,5-67 0,-1 59 0,4 140 0,-3-208 14,0-1 0,1 1-1,-1 0 1,1-1 0,-1 1 0,1-1-1,0 1 1,0-1 0,0 1 0,0-1-1,1 0 1,-1 1 0,1-1 0,-1 0-1,1 0 1,0 0 0,0 0 0,-1 0-1,2-1 1,-1 1 0,0 0 0,0-1-1,4 2 1,3 0-170,-1 0-1,1 0 1,0-1 0,0 0-1,13 0 1,-5 0-601,4 1-6069</inkml:trace>
  <inkml:trace contextRef="#ctx0" brushRef="#br0" timeOffset="2096.36">2660 290 24575,'-8'1'0,"0"1"0,0 0 0,0 0 0,1 1 0,-1 0 0,1 0 0,-1 0 0,-11 9 0,-6 2 0,-89 49 0,-125 93 0,196-127 0,-472 358 0,21 27 0,434-363 0,-153 148 0,180-163 0,1 2 0,3 1 0,-47 81 0,-239 516 0,133-256 0,169-355 0,-8 15 0,1 0 0,2 1 0,2 2 0,1-1 0,-15 83 0,2 48 0,11-83 0,4 1 0,-1 94 0,13-62 0,-2 13 0,25 221 0,-14-315 0,2 0 0,1 0 0,2-1 0,27 57 0,90 146 0,-92-178 0,-26-44 0,8 17 0,2-1 0,2-1 0,1-1 0,1-1 0,40 40 0,60 35 0,-6 22 0,109 88 0,-88-92 0,-61-50 0,4-2 0,3-5 0,129 81 0,-207-146 0,285 196 0,-250-170 0,2-3 0,55 28 0,-5-4 0,-80-45 0,2-1 0,-1-1 0,0 0 0,1-1 0,0-1 0,34 3 0,19 5 0,177 43 0,-225-50-1365,-3-2-5461</inkml:trace>
  <inkml:trace contextRef="#ctx0" brushRef="#br0" timeOffset="4440.42">2488 6393 24575,'0'24'0,"2"0"0,1-1 0,1 1 0,1-1 0,1 1 0,1-1 0,1-1 0,1 0 0,1 0 0,1-1 0,1 0 0,1 0 0,24 28 0,-37-48 0,1-1 0,-1 1 0,1-1 0,-1 1 0,1 0 0,-1-1 0,0 1 0,1-1 0,-1 1 0,0 0 0,1 0 0,-1-1 0,0 1 0,0 0 0,1-1 0,-1 1 0,0 0 0,0 0 0,0-1 0,0 1 0,0 0 0,0 0 0,0-1 0,0 1 0,-1 0 0,1 0 0,0-1 0,0 1 0,-1 0 0,1-1 0,0 1 0,-1 0 0,1-1 0,0 1 0,-1 0 0,1-1 0,-2 1 0,0 1 0,-1 0 0,0 0 0,-1 0 0,1-1 0,0 1 0,0-1 0,-1 0 0,1 0 0,-4 1 0,-88 9 0,87-11 0,-29 2-1365,6-1-5461</inkml:trace>
  <inkml:trace contextRef="#ctx0" brushRef="#br0" timeOffset="6433.68">3891 7833 24575,'3'0'0,"5"0"0,4 0 0,2 0 0,7 0 0,2 0 0,1 7 0,-1 1 0,-1 1 0,-1-3 0,-1 2 0,3-1 0,0-1 0,0-2 0,-1-2 0,-1-1 0,0 0 0,-5-2-8191</inkml:trace>
  <inkml:trace contextRef="#ctx0" brushRef="#br0" timeOffset="7500.63">2033 1313 24575,'0'0'-8191</inkml:trace>
  <inkml:trace contextRef="#ctx0" brushRef="#br0" timeOffset="8936.84">2829 1181 24575,'7'1'0,"0"1"0,0 0 0,0 1 0,-1-1 0,1 1 0,0 0 0,-1 1 0,0 0 0,0 0 0,10 8 0,13 8 0,-9-10 0,1-1 0,0 0 0,1-2 0,0-1 0,0 0 0,1-1 0,-1-2 0,1 0 0,0-2 0,0 0 0,0-2 0,37-5 0,-54 6 0,-1-1 0,1 1 0,0-2 0,-1 1 0,1-1 0,-1 0 0,0 0 0,1 0 0,-1-1 0,0 1 0,0-1 0,-1-1 0,1 1 0,-1-1 0,1 1 0,-1-1 0,0-1 0,0 1 0,-1 0 0,5-7 0,-4 1 0,1 0 0,-1 0 0,-1 0 0,1 0 0,-2 0 0,1-1 0,-2 1 0,1-1 0,-1-20 0,0-21 0,1-12 0,-9-78 0,7 135 0,-1 0 0,0 1 0,0-1 0,-1 1 0,0-1 0,0 1 0,0-1 0,-1 1 0,0 0 0,0 0 0,0 1 0,-1-1 0,0 1 0,0-1 0,-1 1 0,1 0 0,-1 1 0,0-1 0,-1 1 0,1 0 0,-1 0 0,1 1 0,-1-1 0,0 1 0,0 1 0,-1-1 0,1 1 0,0 0 0,-1 1 0,0-1 0,1 1 0,-1 0 0,-11 1 0,-57-1 0,-120 8 0,177-4 0,2 2 0,-1 0 0,0 1 0,1 0 0,0 2 0,1 0 0,0 0 0,-28 22 0,40-27 0,0 0 0,1 0 0,-1 0 0,1 1 0,0-1 0,0 1 0,0-1 0,0 1 0,1 0 0,-1 0 0,1 0 0,0 0 0,0 0 0,1 0 0,-1 0 0,1 5 0,2 75 0,0-48 0,-2 4 131,-1-27-280,0 0-1,1 0 1,0 1-1,2-1 0,-1 0 1,1-1-1,1 1 0,1 0 1,8 22-1,-1-19-6676</inkml:trace>
  <inkml:trace contextRef="#ctx0" brushRef="#br0" timeOffset="10986.3">2830 1221 24575,'-11'1'0,"1"0"0,0 1 0,0 0 0,0 1 0,0 0 0,0 0 0,0 1 0,1 0 0,0 1 0,0 0 0,0 1 0,-10 8 0,-12 10 0,-49 53 0,26-16 0,3 3 0,-50 82 0,67-95 0,-101 143 0,-80 123 0,148-201 0,-96 229 0,121-250 0,17-39 0,2 0 0,2 1 0,-19 86 0,23-72 0,-33 91 0,25-89 0,-43 125 0,-32 106 0,83-241 0,3 0 0,-10 129 0,18 500 0,9-371 0,-14-56 0,5-171 0,2 478 0,7-306 0,-2-176 0,5 0 0,4 0 0,3-1 0,40 141 0,-27-127 0,-19-68 0,2-1 0,1 0 0,1-1 0,22 44 0,133 238 0,127 163 0,-261-430 0,14 34 0,-36-61 0,1 0 0,1-1 0,0-1 0,30 34 0,48 54 0,-73-83 0,2-1 0,0 0 0,2-2 0,0 0 0,1-1 0,46 31 0,-47-38-227,0 2-1,-1 0 1,0 2-1,-1 0 1,18 23-1,-30-31-6598</inkml:trace>
  <inkml:trace contextRef="#ctx0" brushRef="#br0" timeOffset="15235.74">2469 8517 24575,'0'24'0,"2"0"0,1 0 0,0 0 0,2 0 0,1 0 0,1-1 0,1 0 0,1 0 0,0-1 0,2-1 0,17 27 0,-27-47 0,-1 0 0,1 1 0,0-1 0,-1 1 0,1-1 0,-1 1 0,1-1 0,-1 1 0,0-1 0,0 1 0,0 0 0,0-1 0,0 1 0,0-1 0,0 1 0,0-1 0,0 1 0,-1 0 0,1-1 0,-1 1 0,1-1 0,-1 0 0,0 1 0,1-1 0,-1 1 0,0-1 0,0 0 0,0 0 0,0 1 0,0-1 0,0 0 0,0 0 0,-3 1 0,-5 6 0,-2 0 0,1-1 0,-17 9 0,5-2 0,-77 39-1365,81-45-5461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47:17.0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1 216 24575,'1'20'0,"2"0"0,0-1 0,10 35 0,-2-7 0,-10-45 0,-1 0 0,0 0 0,0-1 0,1 1 0,-1 0 0,1 0 0,-1-1 0,1 1 0,0 0 0,0-1 0,-1 1 0,1-1 0,0 1 0,1-1 0,-1 1 0,0-1 0,0 0 0,1 0 0,-1 0 0,0 1 0,1-1 0,-1 0 0,1-1 0,-1 1 0,1 0 0,0 0 0,-1-1 0,1 1 0,0-1 0,0 1 0,-1-1 0,1 0 0,0 0 0,0 0 0,-1 0 0,1 0 0,2 0 0,3-2 0,-1 1 0,0-1 0,0-1 0,0 1 0,-1-1 0,1 0 0,0 0 0,-1-1 0,8-6 0,1-3 0,0 0 0,20-27 0,-21 23 0,1 2 0,17-17 0,58-55 0,-62 58 0,60-49 0,-32 32-1365,-39 34-5461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46:34.5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1714 0 24575,'-8'20'0,"-1"0"0,-1 0 0,-22 31 0,5-9 0,-75 131 0,-247 423 0,321-546 0,-209 347 0,201-333 0,2 1 0,3 1 0,-28 91 0,22-58 0,-46 110 0,-89 238 0,32 16 0,-133 848 0,242-896 0,31-409 0,-7 154 0,-2 140 0,14-165 0,28 182 0,-28-297 0,0-1 0,1 1 0,16 31 0,3 12 0,-8-15 0,2 0 0,2-2 0,38 64 0,-42-83 0,2-2 0,1 1 0,0-2 0,2-1 0,1 0 0,45 33 0,-1-12 0,2-4 0,108 47 0,7 3 0,-75-36 0,-63-32 0,-1 1 0,70 49 0,-83-47 0,-2 2 0,-1 1 0,27 34 0,69 100 0,-66-72 0,17 22 0,-65-99 0,0-1 0,1 0 0,0-1 0,0 0 0,1 0 0,18 9 0,2 2 0,-20-13 0,0-1 0,0 0 0,15 5 0,146 58 0,0 9 0,-142-57 0,-27-19 0,0 0 0,1 0 0,-1-1 0,1 1 0,7 2 0,2 0-1365,-1-2-5461</inkml:trace>
  <inkml:trace contextRef="#ctx0" brushRef="#br0" timeOffset="1956.14">2103 7603 24575,'7'0'0,"0"1"0,1-1 0,-1-1 0,0 1 0,0-1 0,0-1 0,0 1 0,-1-1 0,1 0 0,0-1 0,-1 1 0,1-1 0,-1-1 0,0 1 0,0-1 0,10-8 0,8-13 0,-18 20 0,0-1 0,0 0 0,0 0 0,-1-1 0,0 0 0,0 0 0,-1 0 0,6-13 0,-9 18 0,-1 1 0,0 0 0,0 0 0,0 0 0,0 0 0,0-1 0,0 1 0,0 0 0,0 0 0,0 0 0,0-1 0,-1 1 0,1 0 0,-1 0 0,1 0 0,-1 0 0,1 0 0,-1 0 0,1 0 0,-1 0 0,0 0 0,0 0 0,1 0 0,-3-1 0,-28-21 0,16 11 0,1 1-170,1-1-1,0-1 0,1-1 1,0 0-1,1 0 0,1-1 1,-14-26-1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46:31.2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24575,'317'7'0,"566"87"0,-723-61 0,-106-19 0,0-3 0,1-2 0,92 3 0,-69-15 0,-22 0 0,64 6 0,-64 5 0,-36-5 0,0 0 0,38 0 0,-11-8 0,0-2 0,0-2 0,50-16 0,59-12 0,73-14 0,-209 48-111,0 0-1,0 1 1,0 1-1,23 2 0,-26 0-695,-2-1-6019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15:09:48.63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3280 6466 24575,'28'0'0,"252"-7"0,-228 2 0,-1-2 0,0-2 0,70-23 0,-67 12 0,-1-2 0,-2-2 0,0-3 0,-2-1 0,75-58 0,204-201 0,-205 173 0,276-292 0,-162 156 0,-176 186 0,-2-2 0,64-96 0,-89 109 0,-2-1 0,-3-1 0,-2-2 0,21-66 0,132-488 0,-167 541 0,-3 0 0,1-108 0,-20-143 0,-2 212 0,-4 1 0,-5 0 0,-5 2 0,-4 1 0,-65-155 0,16 87 0,-6 4 0,-147-217 0,17 70 0,171 251 0,-4 3 0,-2 2 0,-2 2 0,-3 2 0,-101-80 0,61 65 0,-3 4 0,-2 5 0,-3 4 0,-3 4 0,-208-74 0,160 77 0,-120-37 0,163 56 0,-111-25 0,201 52 0,1-1 0,0-1 0,0 0 0,-32-19 0,30 15 0,-1 1 0,-41-14 0,-15 13-1365,63 7-5461</inkml:trace>
  <inkml:trace contextRef="#ctx0" brushRef="#br0" timeOffset="1159.54">3071 1 24575,'-18'-1'0,"0"1"0,0 1 0,0 0 0,1 2 0,-1 0 0,1 1 0,-1 0 0,-24 11 0,-17 14 0,36-16 0,-1-2 0,0-1 0,-33 10 0,56-20 0,-1 1 0,1-1 0,0 0 0,0 0 0,0 1 0,-1-1 0,1 1 0,0-1 0,0 1 0,0-1 0,0 1 0,0 0 0,0-1 0,0 1 0,0 0 0,0 0 0,0 0 0,1 0 0,-1 0 0,0 0 0,0 0 0,1 0 0,-1 0 0,1 0 0,-1 2 0,1-1 0,0-1 0,0 1 0,0 0 0,0 0 0,1 0 0,-1-1 0,1 1 0,-1 0 0,1 0 0,0-1 0,-1 1 0,1 0 0,0-1 0,0 1 0,2 1 0,6 8 0,1-1 0,0 1 0,17 12 0,-23-19 0,20 16 0,139 106 0,-148-118-273,0 0 0,0 0 0,0-2 0,24 7 0,-22-8-6553</inkml:trace>
  <inkml:trace contextRef="#ctx0" brushRef="#br0" timeOffset="3136.28">0 7130 24575,'97'-10'0,"-8"0"0,17 12 0,-59 0 0,78-7 0,-46-13 0,-62 13 0,0 0 0,1 2 0,-1 0 0,21-1 0,50 5-1365,-70-1-5461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47:13.4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2860 8609 24575,'1'-19'0,"1"0"0,0 0 0,1 0 0,1 1 0,1-1 0,11-28 0,57-103 0,-57 120 0,162-288 0,44-83 0,-166 286 0,66-192 0,-73 151 0,66-190 0,-49 167 0,-8-3 0,41-226 0,-61 203 0,92-612 0,-70 166 0,5-413 0,-66 940 0,-8-355 0,1 370 0,-5 0 0,-37-146 0,3 78 0,-66-280 0,108 435 0,-50-199 0,46 196 0,0 0 0,-2 1 0,0 0 0,-2 1 0,0 0 0,-26-32 0,-46-43 0,-3 4 0,-5 4 0,-4 4 0,-112-77 0,141 119 0,-1 3 0,-103-43 0,-158-43 0,288 114 0,0 2 0,-79-11 0,-88 5 0,116 11 0,-532-40 0,553 40 0,0 3 0,0 3 0,-127 16 0,110-5 0,-1-4 0,-124-5 0,-30 0 0,200 3 0,1 2 0,-48 14 0,-23 3 0,113-24 1,-76 17-1367,49-6-5460</inkml:trace>
  <inkml:trace contextRef="#ctx0" brushRef="#br0" timeOffset="1092">125 0 24575,'-22'23'0,"-31"40"0,47-55 0,0 1 0,0 0 0,1 0 0,0 1 0,0-1 0,1 1 0,1 0 0,-4 17 0,6-21 0,0-1 0,1 1 0,-1 0 0,1 0 0,1-1 0,-1 1 0,1 0 0,0-1 0,3 9 0,-3-11 0,0 0 0,1 0 0,-1 0 0,1-1 0,-1 1 0,1-1 0,0 1 0,0-1 0,0 0 0,0 0 0,1 0 0,-1 0 0,1 0 0,-1 0 0,1 0 0,-1-1 0,1 1 0,0-1 0,4 1 0,76 27-1365,-64-24-5461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47:03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145 407 24575,'1'-5'0,"0"0"0,1 1 0,0-1 0,0 0 0,0 0 0,0 1 0,1-1 0,0 1 0,0 0 0,0 0 0,1 0 0,-1 0 0,1 0 0,5-4 0,5-6 0,-4 5 0,-1 0 0,1 1 0,1 0 0,0 1 0,0 0 0,0 0 0,18-7 0,92-28 0,-74 27 0,76-27 0,207-61 0,-252 87 0,0 2 0,105-3 0,158 13 0,-228 4 0,-54 1 0,1 3 0,0 1 0,83 21 0,-91-10 0,-1 3 0,-1 3 0,59 33 0,-97-48 0,174 98 0,-147-80 0,-2 2 0,56 51 0,-75-58 0,-1 2 0,-1 0 0,-1 0 0,-2 2 0,0-1 0,13 35 0,16 27 0,13 17 0,-4 2 0,48 146 0,-64-143 0,-4 2 0,25 173 0,-43-43 0,-10-119 0,3 418 0,-6-348 0,-5-92 0,-19 112 0,7-78 0,1 2 0,-6 0 0,-5-1 0,-65 187 0,65-243 0,-54 127 0,-107 151 0,157-292 0,3 2 0,2 1 0,-24 105 0,2-8 0,-9-4 0,-93 184 0,110-256 0,22-45 0,-28 49 0,-138 169 0,28-47 0,75-82 0,-69 96 0,113-182 0,-1-1 0,-3-3 0,-2-1 0,-52 38 0,51-41 0,2 3 0,1 1 0,2 2 0,-51 76 0,82-108 0,-1 0 0,0-1 0,-1 0 0,0 0 0,-1-1 0,1 0 0,-2-1 0,-20 12 0,-92 57 0,79-47 0,-1-2 0,-58 27 0,87-48 0,1 2 0,1 0 0,0 0 0,-25 22 0,24-15 0,0 0 0,-16 26 0,21-28 0,0 0 0,-1 0 0,0-1 0,-27 22 0,22-24 0,0-1 0,-28 12 0,-1 0 0,31-13 29,1 1 0,0 1 0,1 0 0,0 1 0,1 1 0,0 0 0,-11 15 0,-33 35-1626,29-38-5229</inkml:trace>
  <inkml:trace contextRef="#ctx0" brushRef="#br0" timeOffset="1158.25">4 7622 24575,'-2'61'0,"1"-37"0,0 1 0,2-1 0,0 1 0,8 40 0,-7-58 0,0 0 0,0 0 0,0 0 0,1-1 0,0 1 0,0-1 0,1 1 0,4 5 0,-6-10 0,0 0 0,0 0 0,1 0 0,-1 0 0,1-1 0,-1 1 0,1-1 0,0 1 0,0-1 0,-1 0 0,1 0 0,0 0 0,0 0 0,0-1 0,0 1 0,0-1 0,0 0 0,0 0 0,0 0 0,0 0 0,4-1 0,23-4 0,55-15 0,-23 4 0,-56 14 26,-1 2-165,0-1 0,1-1 0,-1 1 0,0-1 0,0 0-1,0 0 1,0 0 0,0-1 0,5-4 0,1-4-6687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10:01:11.09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6226 24575,'6'1'0,"-1"0"0,1 0 0,-1 0 0,0 1 0,1 0 0,-1 0 0,0 0 0,0 1 0,8 5 0,21 9 0,-11-9 0,0-2 0,0 0 0,0-2 0,34 2 0,99-3 0,-105-3 0,60 1 0,266-5 0,-65-14 0,-197 10 0,57-1 0,377 9-1365,-528 0-5461</inkml:trace>
  <inkml:trace contextRef="#ctx0" brushRef="#br0" timeOffset="2482.9">2312 6068 24575,'51'1'0,"1"-3"0,-1-3 0,55-10 0,416-148 0,-314 91 0,-107 37 0,177-55 0,-84 27 0,65-18 0,-7-2 0,-58 17 0,-171 59 0,-1-2 0,-1 0 0,0-2 0,0 0 0,-1-1 0,-1-1 0,0-1 0,0-1 0,-2 0 0,0-2 0,25-29 0,-25 26 0,95-117 0,-93 110 0,-1 0 0,-1-2 0,18-42 0,-12 13 0,-2-1 0,-3 0 0,-2-2 0,-4 0 0,-1 0 0,1-64 0,-7 29 0,19-272 0,-13 217 0,-16-281 0,-63-149 0,41 443 0,-46-135 0,-20-88 0,83 317 0,-2 0 0,-2 1 0,-23-49 0,-70-122 0,32 68 0,35 76 0,-2 2 0,-61-76 0,47 68 0,-105-144 0,138 192 0,-2 2 0,-37-31 0,14 13 0,-48-53 0,-59-52 0,137 136 0,-1 1 0,0 0 0,-1 2 0,-1 0 0,1 1 0,-28-7 0,-42-20 0,70 29 0,0 0 0,0 2 0,-1 0 0,1 1 0,-22-1 0,-44-10 0,-79-35 0,-23-7 0,158 52 0,0 1 0,-1 1 0,1 1 0,-1 2 0,-47 6 0,70-5-227,0 1-1,1 0 1,-1 0-1,1 0 1,-12 6-1,-1 4-6598</inkml:trace>
  <inkml:trace contextRef="#ctx0" brushRef="#br0" timeOffset="3931.06">2894 0 24575,'-5'8'0,"0"0"0,0-1 0,-1 0 0,0 0 0,-1-1 0,-9 7 0,-22 26 0,20-16 0,8-11 0,1 0 0,1 1 0,-1 0 0,-10 23 0,18-32 0,-1 1 0,1 0 0,0 0 0,0 0 0,0 0 0,1-1 0,-1 1 0,1 0 0,0 0 0,1 0 0,-1 0 0,1 0 0,0 0 0,0 0 0,1 0 0,-1-1 0,1 1 0,4 7 0,17 25 0,1-1 0,3-1 0,45 48 0,-30-36 0,-20-22-1365,-2-3-5461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10:01:02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530 0 24575,'-1'8'0,"0"0"0,0 0 0,-1-1 0,0 1 0,-5 12 0,-6 21 0,-31 167 0,-8 38 0,36-163 0,-5 0 0,-3-1 0,-38 85 0,44-116 0,-21 105 0,15-52 0,-43 154 0,59-215 0,3 0 0,1 0 0,2 49 0,-2 34 0,-1-20 0,4-57 0,-14 88 0,-12 104 0,15-98 0,-3-59 0,-1 26 0,6 193 0,5-92 0,-1 363 0,6-440 0,2-95 0,2-1 0,2 0 0,1 0 0,2-1 0,1 0 0,31 69 0,-15-28 0,-20-57 0,1 0 0,1 0 0,0-1 0,14 23 0,27 30 0,66 77 0,-77-109 0,-24-26 0,0 1 0,-1 0 0,22 34 0,-19-21 0,1-1 0,1-1 0,2-1 0,1-1 0,34 33 0,-38-42 0,2-1 0,-1-1 0,2 0 0,0-2 0,1 0 0,0-1 0,1-1 0,27 8 0,-7-4 0,66 33 0,-97-42 0,0 1 0,0 0 0,1-1 0,0 0 0,0-1 0,0 0 0,21 3 0,-5-3 0,1 1 0,-1 1 0,0 2 0,39 16 0,-43-15 0,2-1 0,37 8 0,22 6 0,89 25 0,-51-16 0,-40 0 0,-58-20 0,1-2 0,28 7 0,-26-8 0,-1 1 0,0 1 0,35 19 0,-36-16 0,1 0 0,1-3 0,34 10 0,58 15 0,-88-23 0,2-2 0,-1-2 0,57 8 0,-71-14 0,-1 2 0,1 0 0,33 12 0,-36-10 0,2 0 0,-1-2 0,1 0 0,35 4 0,-22-6 0,56 13 0,-55-9 0,0-1 0,33 2 0,103-9 0,69 3 0,-222 1 0,-1 1 0,0 0 0,1 0 0,-1 2 0,21 9 0,-11-5 0,-6-3 0,0-2 0,0 0 0,36 2 0,-10 0 0,-39-6 16,-2 1-79,0 0 0,-1 0 0,1-1 1,0 1-1,0-1 0,0 0 0,0 0 1,0 0-1,0 0 0,0-1 0,0 1 1,0-1-1,0 1 0,0-1 0,0 0 0,0 0 1,-1-1-1,1 1 0,0-1 0,-1 1 1,4-3-1,2-7-6763</inkml:trace>
  <inkml:trace contextRef="#ctx0" brushRef="#br0" timeOffset="1435.16">3599 5574 24575,'0'8'0,"0"1"0,1-1 0,0 0 0,0 1 0,0-1 0,1 0 0,1 0 0,-1 0 0,1 0 0,1-1 0,-1 1 0,1-1 0,1 0 0,-1 0 0,1 0 0,0-1 0,10 10 0,-4-5 0,-1 0 0,-1 0 0,1 1 0,-2 0 0,0 0 0,0 1 0,-1 0 0,-1 1 0,7 17 0,-13-29 0,0 1 0,0-1 0,0 0 0,0 1 0,0-1 0,-1 0 0,1 1 0,0-1 0,-1 0 0,0 0 0,0 1 0,1-1 0,-1 0 0,-1 0 0,1 0 0,0 0 0,0 0 0,-1 0 0,1-1 0,-1 1 0,-3 3 0,-40 32 0,41-35 0,-90 68-1365,84-63-5461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10:00:58.1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24575,'1'3'0,"-1"-1"0,1 0 0,0 1 0,0-1 0,1 0 0,-1 0 0,0 0 0,1 0 0,-1 0 0,1 0 0,0 0 0,0 0 0,-1-1 0,1 1 0,0-1 0,0 1 0,1-1 0,-1 0 0,4 2 0,46 19 0,-16-10 0,-12-4 0,1 0 0,1-2 0,28 3 0,160 26 0,-140-21 0,146 10 0,652-22 0,-421-4 0,-83 2 0,-353-1 0,0-1 0,0 0 0,0-1 0,21-7 0,-19 5 0,1 1 0,26-4 0,35 0 0,68-3 0,-54 2 0,-14 1 0,-60 7 0,0-2 0,29-8 0,13-2 0,50 0 0,148 0 0,68 14 0,-317-2 51,0 0 0,0-1 0,0 0 0,-1 0 0,16-7 0,26-5-1722,-31 11-5155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10:00:42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6051 24575,'1'0'0,"-1"0"0,1 1 0,-1-1 0,1 0 0,0 1 0,-1-1 0,1 0 0,-1 1 0,1-1 0,-1 1 0,1-1 0,-1 1 0,0-1 0,1 1 0,-1-1 0,0 1 0,1-1 0,-1 1 0,0 0 0,1-1 0,-1 1 0,0-1 0,0 1 0,0 0 0,0-1 0,0 2 0,4 20 0,-4-19 0,7 109 0,-8 116 0,-1-79 0,2-52-1365,0-77-5461</inkml:trace>
  <inkml:trace contextRef="#ctx0" brushRef="#br0" timeOffset="2001.54">7003 1 24575,'8'0'0,"1"1"0,-1 1 0,0-1 0,1 1 0,8 4 0,11 2 0,245 48 0,-137-30 0,-110-21 0,-1 1 0,1 1 0,-1 1 0,-1 1 0,0 2 0,0 0 0,-1 2 0,0 0 0,-1 1 0,-1 2 0,0 0 0,36 37 0,-26-19 0,-1 1 0,-2 1 0,-1 2 0,-2 0 0,35 74 0,-46-79 0,-2 0 0,0 2 0,-3-1 0,-1 1 0,-1 1 0,-2-1 0,-2 1 0,0 38 0,-6-13 0,-3-1 0,-2 0 0,-22 78 0,-65 175 0,88-290 0,-130 360 0,-241 473 0,333-769 0,-5-2 0,-3-3 0,-118 141 0,-34 8 0,-146 171 0,230-262 0,-6-6 0,-251 206 0,100-122 0,-325 258 0,483-382 0,-3-5 0,-5-6 0,-270 131 0,-137 37 0,246-122 0,220-105 0,0-3 0,-98 17 0,-105 0 0,-69 12 0,262-34 0,-335 54 0,133-45 0,-84 11 0,68 4 0,115-18 0,64-3 0,57-7 0,0-4 0,-82 1 0,91-9-1365,31-1-5461</inkml:trace>
  <inkml:trace contextRef="#ctx0" brushRef="#br0" timeOffset="2669.15">495 6332 24575,'0'11'0,"-1"-1"0,0 0 0,-1-1 0,0 1 0,0 0 0,-1 0 0,-1-1 0,-7 17 0,-3 0 0,-30 38 0,-9 16 0,52-78 0,0 0 0,0 0 0,0 0 0,0 0 0,0 0 0,1 1 0,-1-1 0,1 0 0,-1 0 0,1 1 0,0-1 0,0 0 0,0 0 0,0 1 0,0-1 0,1 0 0,-1 0 0,1 1 0,-1-1 0,1 0 0,1 3 0,0-2 0,0 1 0,1-1 0,0 1 0,-1-1 0,1 0 0,1 0 0,-1 0 0,0 0 0,1-1 0,5 4 0,9 4 0,0-2 0,0 0 0,35 9 0,-48-16 0,45 13-1365,-6-3-5461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10:00:40.6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 24575,'43'1'0,"1"-2"0,-1-2 0,81-16 0,-70 7 0,94-9 0,-45 5 0,-67 9 0,0 2 0,42-1 0,156 15 0,-6 1 0,-164-10 0,12-1 0,113 12 0,-119-4 21,120-5 0,-97-4-1428,-72 2-5419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10:00:38.9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24575,'54'21'0,"1"-2"0,0-2 0,1-3 0,112 13 0,420-16 0,-348-14 0,-137 2 0,106 3 0,-135 6 0,28 1 0,1139-8 234,-568-3-1833,-652 2-5227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10:00:26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24575,'36'2'0,"60"10"0,-42-3 0,59 0 0,153-5 0,-151-5 0,-97 2 0,-1 1 0,1 1 0,32 9 0,-31-7 0,0 0 0,0-2 0,21 2 0,59-3 0,178-21 0,-255 15-1365,-5-1-5461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10:00:16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 24575,'812'0'0,"-797"-1"0,1 0 0,-1-2 0,0 0 0,-1 0 0,26-10 0,-21 6 0,1 1 0,25-4 0,13 5 0,0 2 0,0 3 0,73 10 0,16 0 0,65 8 0,46 1 0,-200-19 0,58-1 0,119 14 0,741 44 0,-799-66 0,24 0 0,236 10-1365,-414-1-5461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15:09:40.8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24575,'1'3'0,"-1"-1"0,1 1 0,0-1 0,0 1 0,0-1 0,0 1 0,0-1 0,1 0 0,-1 0 0,1 1 0,-1-1 0,1 0 0,3 2 0,30 29 0,-27-26 0,709 618 0,-631-546 0,98 111 0,55 103 0,-4-11 0,-155-189 0,-6-6 0,210 261 0,-19-26 0,-195-233 0,13 14 0,153 133 0,-23-25 0,-198-196 0,270 313 0,-276-317 0,93 138 0,-86-123 0,-2 1 0,-1 0 0,-1 1 0,7 29 0,14 31 0,-24-68 0,-1 1 0,0 0 0,-2 0 0,-1 1 0,4 25 0,-3 115 0,-26 284 0,17-409 0,-1 0 0,-17 63 0,17-85 0,-1 0 0,-1 0 0,-1-1 0,0 0 0,-1 0 0,0-1 0,-1 0 0,0-1 0,-14 15 0,-69 61 0,-35 38 0,-27 41 0,127-141 0,-1-2 0,-1-1 0,-1-2 0,-43 24 0,41-29 0,-1-2 0,0-1 0,-1-2 0,-49 10 0,-22 8 0,20-4 0,-1-4 0,-1-3 0,-1-5 0,0-3 0,-131-2 0,161-5 0,0 2 0,1 2 0,-57 16 0,-87 11 0,164-28 0,0 1 0,-56 19 0,50-13 0,-48 8 0,60-14 20,-1 1-1,-56 25 1,34-13-1444,39-14-5402</inkml:trace>
  <inkml:trace contextRef="#ctx0" brushRef="#br0" timeOffset="1385.88">796 5649 24575,'-13'1'0,"1"0"0,-1 1 0,1 1 0,0 0 0,0 0 0,0 1 0,0 1 0,1 0 0,-1 1 0,1 0 0,-16 12 0,9-5 0,2 0 0,-1 2 0,2-1 0,0 2 0,1 0 0,-14 19 0,27-33 0,0 0 0,-1 0 0,1 0 0,0-1 0,0 1 0,0 0 0,0 1 0,0-1 0,0 0 0,1 0 0,-1 0 0,1 0 0,0 1 0,-1-1 0,1 0 0,0 0 0,0 0 0,0 1 0,1-1 0,-1 0 0,0 0 0,1 1 0,1 1 0,-1-1 0,1 0 0,0-1 0,0 1 0,0-1 0,1 0 0,-1 1 0,1-1 0,-1 0 0,1-1 0,-1 1 0,1 0 0,0-1 0,0 1 0,4 0 0,8 3 0,0 0 0,0-2 0,1 0 0,-1 0 0,25-1 0,152-4-1365,-175 2-5461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54:50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2453 1625 24575,'-1'6'0,"-1"1"0,1-1 0,-2 0 0,1 0 0,-1-1 0,1 1 0,-2 0 0,1-1 0,-8 10 0,-5 10 0,-54 129 0,50-105 0,-81 149 0,57-117 0,-47 69 0,2-4 0,9-16 0,13-22 0,42-71 0,1 2 0,-32 71 0,-11 42 0,39-93 0,2 1 0,-26 90 0,-9 33 0,11-39 0,-23 128 0,15-52 0,20-32 0,4-17 0,-126 376 0,86-306 0,32-42 0,20-74 0,7-44 0,4 1 0,-1 90 0,13 170 0,2-143 0,7 343 0,-3-110 0,-6-409 0,1 0 0,1 1 0,1-1 0,1-1 0,1 1 0,11 27 0,65 128 0,-34-78 0,-5 17 0,0 0 0,7 2 0,-26-61 0,2 0 0,33 55 0,2-8 0,-38-63 0,1-1 0,2-1 0,33 38 0,-34-49 0,71 75 0,-81-89 0,2 0 0,0-2 0,0 0 0,27 15 0,-30-21 0,0-2 0,0 1 0,1-2 0,-1 0 0,1 0 0,0-1 0,21 0 0,111-2 0,-92-3 0,-24 0-4,1-3-1,-1 0 1,0-2-1,0-1 1,30-14-1,6 1-1333,-32 11-5488</inkml:trace>
  <inkml:trace contextRef="#ctx0" brushRef="#br0" timeOffset="1533.89">2383 8961 24575,'-12'0'0,"-7"0"0,-3 0 0,1-3 0,9-1 0,11 1 0,10 6 0,2 5 0,-6 9 0,-7 0 0,-6-3 0,-2 0 0,-5-2 0,0 1 0,-1 0 0,3 1 0,4-3-8191</inkml:trace>
  <inkml:trace contextRef="#ctx0" brushRef="#br0" timeOffset="3576.46">2223 9191 24575,'3'-2'0,"7"-5"0,5-7 0,5-1 0,3-1 0,-2-1 0,0 3 0,-2-3 0,-2 2 0,-4 1 0,-1 2 0,-3 3-8191</inkml:trace>
  <inkml:trace contextRef="#ctx0" brushRef="#br0" timeOffset="22577.09">2540 1024 24575,'3'0'0,"4"0"0,7 0 0,4 0 0,-1 3 0,-1 1 0,4-1 0,0 0 0,4 0 0,1-2 0,-2 0 0,2-1 0,-1 0 0,2 0 0,-3 0-8191</inkml:trace>
  <inkml:trace contextRef="#ctx0" brushRef="#br0" timeOffset="25247.51">3053 1076 24575,'6'0'0,"5"0"0,3 0 0,6 0 0,3 0 0,2 0 0,1 0 0,-1 0 0,1 0 0,-1 0 0,-5-2 0,1-2 0,-1 0 0,-4 1-8191</inkml:trace>
  <inkml:trace contextRef="#ctx0" brushRef="#br0" timeOffset="28077.75">1412 442 24575,'26'2'0,"0"1"0,0 1 0,0 1 0,49 17 0,-50-14 0,1 0 0,0-2 0,0-1 0,50 4 0,-62-8 0,1 1 0,-1 0 0,0 1 0,18 6 0,-16-4 0,-1-1 0,1-1 0,24 3 0,358-5 0,-190-3 0,-184 0-273,-1 0 0,0-1 0,-1-2 0,28-8 0,-34 9-6553</inkml:trace>
  <inkml:trace contextRef="#ctx0" brushRef="#br0" timeOffset="30001.74">1129 0 24575,'14'41'0,"1"32"0,8 126 0,-19 181 0,-7-202 0,4-147-682,-9 61-1,4-71-6143</inkml:trace>
  <inkml:trace contextRef="#ctx0" brushRef="#br0" timeOffset="32931.84">1165 530 24575,'-7'0'0,"0"1"0,0 0 0,-1 0 0,1 1 0,0 0 0,0 0 0,1 0 0,-1 1 0,0 0 0,1 1 0,0-1 0,-1 1 0,-9 9 0,-4 5 0,1 0 0,-25 33 0,-3 2 0,26-29 0,1 1 0,-33 53 0,-5 6 0,-45 65 0,29-39 0,-20 47 0,55-86 0,-25 51 0,-51 142 0,106-241 0,-8 19 0,-83 228 0,71-166 0,-14 113 0,28-141 0,7-36 0,-4 42 0,-13 131 0,10-97 0,-1 406 0,17-371 0,20 321 0,-11-406 0,24 83 0,1-2 0,-27-99 0,90 400 0,-62-270 0,-28-127 0,2-1 0,25 74 0,-27-102 0,84 208 0,-70-183 0,2-2 0,54 78 0,-54-87 0,39 79 0,-42-72 0,38 58 0,56 52 0,-94-129 0,1 0 0,1-2 0,51 38 0,-47-37 0,-1 0 0,-1 2 0,-1 1 0,-2 1 0,29 43 0,1 0 0,21 31 0,25 30 0,-82-111 0,22 37 0,-27-38 0,1 0 0,1-1 0,17 18 0,76 89 0,-46-51 0,-54-67 0,1-1 0,0 0 0,0 0 0,0-1 0,1 1 0,-1-2 0,13 7 0,66 22 0,-15-5 0,112 68 0,-174-91 0,24 20 335,-28-20-675,1 0 0,0-1 0,0 0 0,10 6 0,-1-4-6486</inkml:trace>
  <inkml:trace contextRef="#ctx0" brushRef="#br0" timeOffset="33991.51">2117 7232 24575,'0'42'0,"-2"-2"0,3 1 0,1-1 0,1 0 0,3 0 0,15 59 0,-20-96 0,2 4 0,-1 1 0,0-1 0,0 0 0,-1 1 0,0-1 0,0 9 0,-1-14 0,0 0 0,0 0 0,-1-1 0,1 1 0,0 0 0,-1-1 0,0 1 0,1 0 0,-1-1 0,0 1 0,0-1 0,0 1 0,0-1 0,0 0 0,0 1 0,0-1 0,0 0 0,-1 0 0,1 0 0,-1 0 0,1 0 0,0 0 0,-1 0 0,0 0 0,1 0 0,-1-1 0,1 1 0,-1-1 0,0 1 0,0-1 0,1 0 0,-3 1 0,-16 1-32,1-1 0,0 0 1,-24-4-1,16 2-1206,4 0-5588</inkml:trace>
  <inkml:trace contextRef="#ctx0" brushRef="#br0" timeOffset="43093.4">2523 7056 24575,'-2'2'0,"-1"-1"0,1 1 0,0 0 0,0 0 0,-1 0 0,1 0 0,1 0 0,-1 1 0,-2 2 0,-6 7 0,6-8 0,0 1 0,0-1 0,0 1 0,1 0 0,0 0 0,0 1 0,0-1 0,1 0 0,0 1 0,0 0 0,0-1 0,1 1 0,-1 0 0,0 11 0,1 10 0,0 1 0,4 28 0,-1-12 0,-1 7 0,-2 127 0,0-171 0,0 0 0,-1 0 0,0-1 0,0 1 0,0 0 0,-1-1 0,0 1 0,0-1 0,-1 0 0,-6 9 0,8-13 0,0 1 0,0 0 0,0-1 0,0 1 0,0-1 0,-1 1 0,1-1 0,-1 0 0,0 0 0,0-1 0,0 1 0,1 0 0,-1-1 0,-1 0 0,1 0 0,0 0 0,0 0 0,0 0 0,-1 0 0,1-1 0,0 0 0,-1 1 0,1-1 0,-4-1 0,6 1 0,-1-1 0,0 1 0,1-1 0,-1 1 0,1-1 0,-1 0 0,1 0 0,-1 0 0,1 0 0,0 0 0,-1 0 0,1 0 0,0 0 0,0 0 0,0-1 0,0 1 0,0 0 0,0-1 0,0 1 0,0-1 0,0-1 0,-8-37 0,3 10 0,4 24 0,0 1 0,1-1 0,-1 1 0,1-1 0,0-7 0,1 13 0,0-1 0,0 1 0,0-1 0,0 1 0,0-1 0,0 1 0,0-1 0,0 1 0,1-1 0,-1 1 0,0-1 0,0 1 0,0 0 0,1-1 0,-1 1 0,0-1 0,0 1 0,1 0 0,-1-1 0,0 1 0,1 0 0,-1-1 0,0 1 0,1 0 0,-1-1 0,1 1 0,0 0 0,0 0 0,0-1 0,1 2 0,-1-1 0,0 0 0,1 0 0,-1 0 0,0 1 0,1-1 0,-1 0 0,0 1 0,0-1 0,0 1 0,1 0 0,-1-1 0,2 3 0,1 0 0,1 1 0,-1 0 0,0 0 0,0 0 0,0 1 0,-1-1 0,0 1 0,1 0 0,-2 0 0,1 0 0,-1 0 0,1 1 0,-1-1 0,-1 1 0,1-1 0,0 7 0,2 10 0,-1-1 0,-2 0 0,0 22 0,-3 31 0,0-36 0,1-1 0,6 40 0,-1-59 0,1 0 0,1 0 0,1 0 0,0-1 0,1 0 0,1-1 0,1 0 0,18 23 0,-25-34 25,1-1 0,0 0-1,1 0 1,-1 0 0,1 0 0,0-1-1,8 5 1,11 7-1588,-12-5-5263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54:50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2453 1625 24575,'-1'6'0,"-1"1"0,1-1 0,-2 0 0,1 0 0,-1-1 0,1 1 0,-2 0 0,1-1 0,-8 10 0,-5 10 0,-54 129 0,50-105 0,-81 149 0,57-117 0,-47 69 0,2-4 0,9-16 0,13-22 0,42-71 0,1 2 0,-32 71 0,-11 42 0,39-93 0,2 1 0,-26 90 0,-9 33 0,11-39 0,-23 128 0,15-52 0,20-32 0,4-17 0,-126 376 0,86-306 0,32-42 0,20-74 0,7-44 0,4 1 0,-1 90 0,13 170 0,2-143 0,7 343 0,-3-110 0,-6-409 0,1 0 0,1 1 0,1-1 0,1-1 0,1 1 0,11 27 0,65 128 0,-34-78 0,-5 17 0,0 0 0,7 2 0,-26-61 0,2 0 0,33 55 0,2-8 0,-38-63 0,1-1 0,2-1 0,33 38 0,-34-49 0,71 75 0,-81-89 0,2 0 0,0-2 0,0 0 0,27 15 0,-30-21 0,0-2 0,0 1 0,1-2 0,-1 0 0,1 0 0,0-1 0,21 0 0,111-2 0,-92-3 0,-24 0-4,1-3-1,-1 0 1,0-2-1,0-1 1,30-14-1,6 1-1333,-32 11-5488</inkml:trace>
  <inkml:trace contextRef="#ctx0" brushRef="#br0" timeOffset="1533.89">2383 8961 24575,'-12'0'0,"-7"0"0,-3 0 0,1-3 0,9-1 0,11 1 0,10 6 0,2 5 0,-6 9 0,-7 0 0,-6-3 0,-2 0 0,-5-2 0,0 1 0,-1 0 0,3 1 0,4-3-8191</inkml:trace>
  <inkml:trace contextRef="#ctx0" brushRef="#br0" timeOffset="3576.46">2223 9191 24575,'3'-2'0,"7"-5"0,5-7 0,5-1 0,3-1 0,-2-1 0,0 3 0,-2-3 0,-2 2 0,-4 1 0,-1 2 0,-3 3-8191</inkml:trace>
  <inkml:trace contextRef="#ctx0" brushRef="#br0" timeOffset="22577.09">2540 1024 24575,'3'0'0,"4"0"0,7 0 0,4 0 0,-1 3 0,-1 1 0,4-1 0,0 0 0,4 0 0,1-2 0,-2 0 0,2-1 0,-1 0 0,2 0 0,-3 0-8191</inkml:trace>
  <inkml:trace contextRef="#ctx0" brushRef="#br0" timeOffset="25247.51">3053 1076 24575,'6'0'0,"5"0"0,3 0 0,6 0 0,3 0 0,2 0 0,1 0 0,-1 0 0,1 0 0,-1 0 0,-5-2 0,1-2 0,-1 0 0,-4 1-8191</inkml:trace>
  <inkml:trace contextRef="#ctx0" brushRef="#br0" timeOffset="28077.75">1412 442 24575,'26'2'0,"0"1"0,0 1 0,0 1 0,49 17 0,-50-14 0,1 0 0,0-2 0,0-1 0,50 4 0,-62-8 0,1 1 0,-1 0 0,0 1 0,18 6 0,-16-4 0,-1-1 0,1-1 0,24 3 0,358-5 0,-190-3 0,-184 0-273,-1 0 0,0-1 0,-1-2 0,28-8 0,-34 9-6553</inkml:trace>
  <inkml:trace contextRef="#ctx0" brushRef="#br0" timeOffset="30001.74">1129 0 24575,'14'41'0,"1"32"0,8 126 0,-19 181 0,-7-202 0,4-147-682,-9 61-1,4-71-6143</inkml:trace>
  <inkml:trace contextRef="#ctx0" brushRef="#br0" timeOffset="32931.84">1165 530 24575,'-7'0'0,"0"1"0,0 0 0,-1 0 0,1 1 0,0 0 0,0 0 0,1 0 0,-1 1 0,0 0 0,1 1 0,0-1 0,-1 1 0,-9 9 0,-4 5 0,1 0 0,-25 33 0,-3 2 0,26-29 0,1 1 0,-33 53 0,-5 6 0,-45 65 0,29-39 0,-20 47 0,55-86 0,-25 51 0,-51 142 0,106-241 0,-8 19 0,-83 228 0,71-166 0,-14 113 0,28-141 0,7-36 0,-4 42 0,-13 131 0,10-97 0,-1 406 0,17-371 0,20 321 0,-11-406 0,24 83 0,1-2 0,-27-99 0,90 400 0,-62-270 0,-28-127 0,2-1 0,25 74 0,-27-102 0,84 208 0,-70-183 0,2-2 0,54 78 0,-54-87 0,39 79 0,-42-72 0,38 58 0,56 52 0,-94-129 0,1 0 0,1-2 0,51 38 0,-47-37 0,-1 0 0,-1 2 0,-1 1 0,-2 1 0,29 43 0,1 0 0,21 31 0,25 30 0,-82-111 0,22 37 0,-27-38 0,1 0 0,1-1 0,17 18 0,76 89 0,-46-51 0,-54-67 0,1-1 0,0 0 0,0 0 0,0-1 0,1 1 0,-1-2 0,13 7 0,66 22 0,-15-5 0,112 68 0,-174-91 0,24 20 335,-28-20-675,1 0 0,0-1 0,0 0 0,10 6 0,-1-4-6486</inkml:trace>
  <inkml:trace contextRef="#ctx0" brushRef="#br0" timeOffset="33991.51">2117 7232 24575,'0'42'0,"-2"-2"0,3 1 0,1-1 0,1 0 0,3 0 0,15 59 0,-20-96 0,2 4 0,-1 1 0,0-1 0,0 0 0,-1 1 0,0-1 0,0 9 0,-1-14 0,0 0 0,0 0 0,-1-1 0,1 1 0,0 0 0,-1-1 0,0 1 0,1 0 0,-1-1 0,0 1 0,0-1 0,0 1 0,0-1 0,0 0 0,0 1 0,0-1 0,0 0 0,-1 0 0,1 0 0,-1 0 0,1 0 0,0 0 0,-1 0 0,0 0 0,1 0 0,-1-1 0,1 1 0,-1-1 0,0 1 0,0-1 0,1 0 0,-3 1 0,-16 1-32,1-1 0,0 0 1,-24-4-1,16 2-1206,4 0-5588</inkml:trace>
  <inkml:trace contextRef="#ctx0" brushRef="#br0" timeOffset="38937.64">2576 7056 24575,'-3'0'0,"-7"0"0,-2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54:59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24575,'0'5'0,"1"-1"0,-1 1 0,1 0 0,0 0 0,1-1 0,-1 1 0,1-1 0,0 1 0,0-1 0,0 0 0,0 0 0,1 0 0,0 0 0,0 0 0,0 0 0,0-1 0,1 1 0,-1-1 0,1 0 0,0 0 0,0-1 0,0 1 0,0-1 0,0 1 0,7 1 0,11 5 0,1-1 0,0-2 0,44 8 0,-48-11 0,58 8 0,130 1 0,-61-6 0,323 2 0,-300-9 0,-145-1 0,0 0 0,0-2 0,0-1 0,0 0 0,42-17 0,-48 16 0,127-34-1365,-123 32-5461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54:45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 24575,'5'-3'0,"0"0"0,0 0 0,0 0 0,0 0 0,1 1 0,0 0 0,-1 0 0,1 1 0,0-1 0,0 1 0,0 1 0,0-1 0,7 1 0,0-1 0,496-10 0,-306 14 0,361-3-1365,-537 0-5461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55:05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2115 0 24575,'-5'3'0,"0"0"0,0 1 0,1-1 0,-1 1 0,1 0 0,0 1 0,0-1 0,0 1 0,1-1 0,-6 10 0,-25 55 0,27-54 0,-142 401 0,-5 18 0,-16 54 0,145-400 0,5 1 0,3 1 0,-8 154 0,23 345 0,4-287 0,35 462 0,-29-648 0,-9 169 0,-9-176 0,-5-1 0,-5 0 0,-55 174 0,51-203 0,5-14 0,-34 74 0,-71 167 0,70-163 0,40-104 0,2 1 0,2 0 0,1 1 0,2 0 0,2 1 0,2-1 0,3 53 0,3 71 0,-3 206 0,-6-310 0,-26 112 0,18-107 0,12-58 0,-1 0 0,0-1 0,0 1 0,0-1 0,-1 1 0,0-1 0,-1-1 0,1 1 0,-1 0 0,-1-1 0,1 0 0,-1 0 0,0-1 0,0 0 0,-11 7 0,4-4 0,0 0 0,0-1 0,-1-1 0,0 0 0,0-1 0,0 0 0,-25 4 0,-32 1 0,31-5 0,-69 18 0,-117 62 0,195-79 0,-1 0 0,0-3 0,0 0 0,0-3 0,-44-3 0,14 1 0,60 2 0,0 0 0,0 0 0,-1 0 0,1 0 0,0 0 0,0 0 0,0-1 0,0 0 0,-1 1 0,1-1 0,0 0 0,0 0 0,0 0 0,0 0 0,1 0 0,-1 0 0,0-1 0,-2-1 0,3 1 0,1 1 0,-1 0 0,1-1 0,0 1 0,0 0 0,0-1 0,-1 1 0,1 0 0,0-1 0,1 1 0,-1-1 0,0 1 0,0 0 0,1-1 0,-1 1 0,0 0 0,1 0 0,-1-1 0,1 1 0,0 0 0,-1 0 0,1 0 0,0-1 0,0 1 0,0 0 0,0 0 0,0 0 0,0 1 0,0-1 0,2-1 0,14-13-1365,2 3-5461</inkml:trace>
  <inkml:trace contextRef="#ctx0" brushRef="#br0" timeOffset="1942.8">174 6772 24575,'-5'2'0,"0"-1"0,0 1 0,0 0 0,0 0 0,0 0 0,0 1 0,0 0 0,1 0 0,-5 3 0,-12 7 0,13-9 0,-31 19 0,37-22 0,0 1 0,0-1 0,0 1 0,0-1 0,1 1 0,-1 0 0,1-1 0,-1 1 0,1 0 0,0 0 0,-1 0 0,1 0 0,0 1 0,1-1 0,-3 4 0,4-5 0,-1 0 0,0 0 0,0 0 0,0 0 0,0 0 0,1 0 0,-1 0 0,0 0 0,1 0 0,-1 0 0,1 0 0,-1-1 0,1 1 0,0 0 0,-1 0 0,1-1 0,0 1 0,-1 0 0,1-1 0,0 1 0,0 0 0,0-1 0,-1 1 0,1-1 0,0 0 0,0 1 0,0-1 0,0 0 0,0 1 0,0-1 0,2 0 0,39 7 0,-29-5 0,-6-1-124,-1 1 0,1 0 0,0 0 0,-1 1 0,0 0 0,1 0-1,-1 0 1,0 1 0,-1 0 0,10 8 0,-1-1-6702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54:34.6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7848 24575,'7'-5'0,"0"1"0,0-1 0,0 1 0,0 0 0,1 1 0,0-1 0,-1 2 0,1-1 0,9-1 0,3-2 0,29-7 0,1 2 0,-1 2 0,86-4 0,156 13 0,-215 1 0,131 20 39,-135-12-1443,-44-5-5422</inkml:trace>
  <inkml:trace contextRef="#ctx0" brushRef="#br0" timeOffset="2510.77">759 7799 24575,'9'1'0,"1"0"0,-1 1 0,1 0 0,-1 1 0,0 0 0,0 0 0,13 7 0,8 3 0,32 11 0,-2 3 0,59 35 0,-87-46 0,1-2 0,1-1 0,0-2 0,45 10 0,-36-10 0,0 0 0,92 27 0,-26 1 0,101 30 0,-172-59 0,-1-2 0,1-2 0,70 3 0,544-13 0,-580 1 0,83-15 0,-70 7 0,-59 6 0,0-1 0,-1 0 0,48-22 0,-40 15 0,40-10 0,-5 8 0,57-17 0,-109 27 0,-1-1 0,0-1 0,0-1 0,0 0 0,25-20 0,188-126 0,-119 86 0,-85 50 0,0-1 0,-1-1 0,-1-1 0,-1 0 0,-1-2 0,26-38 0,86-160 0,-95 154 0,88-165 0,-94 166 0,37-113 0,-45 102 0,104-297 0,-99 305 0,70-180 0,-76 183 0,25-130 0,-28 78 0,43-233 0,83-489 0,-56-18 0,-70 642 0,21-333 0,-41-4 0,-5 451 0,-23-194 0,-3 127 0,-104-314 0,117 436 0,-2 0 0,-2 1 0,-45-68 0,-104-113 0,-17 14 0,147 167 0,16 15 0,21 24 0,-1-1 0,0 1 0,0 0 0,-1 1 0,0-1 0,0 1 0,0 0 0,-1 1 0,1 0 0,-1 0 0,-1 1 0,-10-5 0,-128-37 0,107 28 0,30 13 0,0 1 0,0 0 0,0 0 0,0 1 0,-1 0 0,-15-1 0,-126-10-1365,135 12-5461</inkml:trace>
  <inkml:trace contextRef="#ctx0" brushRef="#br0" timeOffset="3670.27">4199 0 24575,'-3'1'0,"0"1"0,0-1 0,0 1 0,0 0 0,1 0 0,-1 0 0,0 0 0,1 0 0,-1 0 0,1 1 0,-4 5 0,0-2 0,-112 97 0,11-12 0,98-83 0,0-1 0,-1 0 0,0-1 0,-12 6 0,7-3 0,15-9 0,0 0 0,0 0 0,0 0 0,0 0 0,-1 0 0,1 0 0,0 1 0,0-1 0,0 0 0,0 0 0,-1 0 0,1 0 0,0 0 0,0 1 0,0-1 0,0 0 0,0 0 0,0 0 0,0 1 0,0-1 0,0 0 0,0 0 0,0 0 0,0 0 0,0 1 0,0-1 0,0 0 0,0 0 0,0 0 0,0 1 0,0-1 0,0 0 0,0 0 0,0 0 0,0 1 0,0-1 0,0 0 0,0 0 0,0 0 0,0 0 0,0 1 0,1-1 0,-1 0 0,0 0 0,12 10 0,21 6 0,-28-13 0,11 5 0,0 2 0,0 0 0,-1 0 0,0 1 0,-1 1 0,0 1 0,-1 0 0,-1 1 0,0 0 0,0 1 0,17 30 0,3 1-1365,-16-25-5461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57:45.93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 24575,'0'3'0,"1"0"0,0 0 0,-1 1 0,1-1 0,1 0 0,-1 0 0,0 0 0,1 0 0,-1 0 0,1-1 0,0 1 0,0 0 0,0-1 0,0 1 0,3 1 0,43 37 0,-32-29 0,13 13 0,2-2 0,1-1 0,46 24 0,-59-36 0,1-1 0,36 10 0,-45-17 0,-1 0 0,1 0 0,0-1 0,0 0 0,0-1 0,-1-1 0,18-2 0,35-4 0,-46 6 0,0 0 0,-1-2 0,1 1 0,0-2 0,-1 0 0,0-1 0,0-1 0,0-1 0,16-8 0,29-27-1365,-41 28-5461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57:38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24575,'4'2'0,"0"-1"0,0 0 0,0 1 0,-1 0 0,1 0 0,0 0 0,4 4 0,5 2 0,34 14 0,0-2 0,2-2 0,0-3 0,0-1 0,57 7 0,-49-15 0,-1-3 0,69-4 0,-39-1 0,-80 2-65,1 0 0,0 0 0,-1 0 0,1-1 0,-1 0 0,1 0 0,-1-1 0,1 1 0,-1-1 0,0-1 0,0 1 0,0-1 0,0-1 0,0 1 0,-1-1 0,1 0 0,-1 0 0,0 0 0,0-1 0,5-6 0,0-3-6761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58:00.21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5981 24575,'100'7'0,"167"32"0,-57-6 0,771 64 0,-544-95 0,-358-4 0,-24-1 0,-1-2 0,1-3 0,-1-2 0,-1-2 0,0-3 0,0-2 0,-2-2 0,78-41 0,-76 28 0,-3-2 0,73-62 0,-13 9 0,207-135 0,-140 101 0,-141 97 0,-1-2 0,-1-1 0,-2-1 0,-1-2 0,-1-2 0,-1 0 0,35-55 0,2-15 0,97-158 0,-114 174 0,41-101 0,-67 125 0,-2-1 0,-3-1 0,14-97 0,6-205 0,-24 204 0,17-138 0,16-193 0,-40 380 0,-5-1 0,-5 1 0,-31-194 0,28 267 0,-12-70 0,-4 0 0,-40-117 0,39 160 0,-4 1 0,-2 1 0,-3 2 0,-65-95 0,80 136 0,-1 2 0,0 0 0,-2 1 0,-24-18 0,-93-59 0,68 51 0,-82-53-136,-245-116-1,-188-24-370,76 93 254,420 128 281,-1 4-1,0 4 1,-171 4 0,-263 17-471,456-12-6383</inkml:trace>
  <inkml:trace contextRef="#ctx0" brushRef="#br0" timeOffset="681.15">1111 0 24575,'0'4'0,"-1"-1"0,0 1 0,0-1 0,0 1 0,0-1 0,0 1 0,0-1 0,-1 0 0,0 1 0,0-1 0,0 0 0,-3 3 0,-33 37 0,25-30 0,-136 136 0,147-146 0,-1-1 0,1 1 0,0-1 0,0 1 0,0 0 0,0 0 0,1 0 0,-1 0 0,1 1 0,0-1 0,0 0 0,0 1 0,0-1 0,0 0 0,1 1 0,-1-1 0,1 5 0,1-3 0,0 1 0,0-1 0,0 0 0,0 1 0,1-1 0,0 0 0,0 0 0,0 0 0,1-1 0,3 6 0,8 9 0,1-1 0,1-1 0,0-1 0,22 17 0,-32-28 0,115 91-81,-86-70-1203,6 5-5542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57:53.83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1343 0 24575,'1'98'0,"1"-10"0,-12 103 0,7-168 0,-2-1 0,-9 26 0,8-30 0,0 0 0,2 0 0,0 1 0,-1 23 0,5-39 0,-9 123 0,7-112 0,-1-1 0,0 1 0,-1-1 0,0 0 0,-1 0 0,-1 0 0,-7 12 0,10-20 0,-1 0 0,0-1 0,-1 1 0,1-1 0,-1 0 0,0 0 0,0-1 0,0 1 0,0-1 0,-1 0 0,1-1 0,-8 3 0,-12 4 0,-38 9 0,49-15 0,-71 19 0,0-3 0,-1-4 0,-137 5 0,68-21 0,-112 2 0,156 12-1365,88-10-5461</inkml:trace>
  <inkml:trace contextRef="#ctx0" brushRef="#br0" timeOffset="1594.07">90 900 24575,'-1'2'0,"0"-1"0,0 1 0,0-1 0,-1 1 0,1-1 0,0 0 0,-1 0 0,1 0 0,-1 0 0,0 0 0,1 0 0,-1 0 0,0 0 0,1-1 0,-5 2 0,-1 1 0,2-1 0,1 0 0,0 1 0,1-1 0,-1 1 0,0 0 0,1 0 0,-1 0 0,1 0 0,0 1 0,0-1 0,1 1 0,-1 0 0,-3 7 0,5-8 0,0 0 0,0 0 0,1-1 0,-1 1 0,1 0 0,0 0 0,0 0 0,0 0 0,0 0 0,0 0 0,1 0 0,0 0 0,-1-1 0,1 1 0,0 0 0,0 0 0,0-1 0,1 1 0,-1 0 0,1-1 0,-1 1 0,4 2 0,32 40-455,2-2 0,51 42 0,-76-72-6371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15:13:06.4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24575,'12'0'0,"137"-1"0,189 25 0,-208-10 0,-73-9 0,1 2 0,72 19 0,-87-16 0,53 6 0,11 2 0,-35-5 0,81 5 0,160-14 170,-169-6-1705,-128 2-5291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57:50.66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24575,'0'13'0,"0"0"0,1 0 0,1 0 0,5 23 0,-5-29 0,1 0 0,1 1 0,-1-1 0,1 0 0,0-1 0,1 1 0,-1-1 0,1 0 0,6 6 0,-6-7 0,0 0 0,0 0 0,1-1 0,-1 1 0,1-1 0,0-1 0,0 1 0,1-1 0,-1 0 0,14 4 0,-6-5 0,-1 1 0,1-2 0,0 0 0,21-1 0,-27 1 0,-1-1 0,1 0 0,-1-1 0,1 0 0,-1 0 0,1 0 0,-1-1 0,0 0 0,0-1 0,0 1 0,0-1 0,0-1 0,0 1 0,-1-1 0,0 0 0,1-1 0,-2 0 0,1 0 0,5-6 0,3-4 57,4-4-413,0-2 1,-2 0-1,17-27 1,-26 34-6471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1T09:57:39.5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24575,'0'25'0,"0"-1"0,2 1 0,7 36 0,-7-53 0,0-1 0,1 1 0,0 0 0,0-1 0,1 0 0,0 0 0,0 0 0,1 0 0,0 0 0,0-1 0,0 0 0,1 0 0,0-1 0,9 8 0,-4-5 0,0-1 0,0 0 0,1 0 0,0-1 0,0 0 0,1-1 0,0-1 0,24 5 0,-30-7 0,41 9 0,0-3 0,1-1 0,52-1 0,-8-7 0,0-3 0,116-22 0,-174 16-153,-1 0 1,0-3-1,-1 0 0,51-30 0,-65 33-448,-5 3-6225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15:13:00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 1 24575,'1'11'0,"1"-1"0,0 1 0,1 0 0,0-1 0,1 0 0,0 0 0,5 10 0,6 15 0,153 437 0,98 245 0,97 219 0,-310-794 0,90 166 0,98 119 0,74 129 0,166 265 0,-205-368 0,-83-132 0,87 153 0,-32-53 0,-109-156 0,-67-121 0,-40-72 0,-2 2 0,27 110 0,-19-61 0,2 2 0,126 456 0,-139-466 0,-11-52 0,13 120 0,-25-135 0,-3 0 0,-7 65 0,4-106 0,0-1 0,0 1 0,0 0 0,-1-1 0,0 0 0,0 1 0,-1-1 0,1-1 0,-1 1 0,-1 0 0,1-1 0,-1 0 0,0 0 0,0 0 0,0-1 0,-1 0 0,0 0 0,0 0 0,0 0 0,0-1 0,-8 3 0,-17 7 0,-1-2 0,1-1 0,-38 7 0,52-13 0,-118 30 0,72-15 0,-1-4 0,-1-2 0,-107 7 0,-84-2 0,-28 1 0,196-18 0,-494 12 0,538-10 0,-11 0 0,-62 11 0,15 4 0,-105 4 0,-334-2 0,-80-20-1365,604 0-5461</inkml:trace>
  <inkml:trace contextRef="#ctx0" brushRef="#br0" timeOffset="1248.24">119 8587 24575,'0'6'0,"-1"-1"0,-1 1 0,1-1 0,-1 0 0,0 1 0,0-1 0,-1 0 0,1 0 0,-1-1 0,0 1 0,-1 0 0,1-1 0,-1 0 0,0 0 0,0 0 0,0 0 0,0 0 0,-7 3 0,6-4 0,0 1 0,1-1 0,-1 1 0,1 0 0,0 1 0,0-1 0,1 1 0,-1-1 0,1 1 0,0 0 0,0 0 0,1 1 0,-1-1 0,1 1 0,0-1 0,-1 9 0,3-12 10,0 1 0,0-1 0,0 0 0,1 0 0,-1 0 0,1 0 0,-1 0 0,1 0 0,0 0 0,0-1 0,0 1-1,0 0 1,0 0 0,0-1 0,1 1 0,-1 0 0,0-1 0,1 1 0,0-1 0,-1 0 0,1 0 0,0 1 0,-1-1 0,1 0 0,0 0 0,0-1 0,0 1-1,0 0 1,0-1 0,0 1 0,0-1 0,0 1 0,4-1 0,9 2-325,-1 0 0,1-2 0,23-1 0,-31 1-128,11-1-6383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15:12:50.4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1597 0 24575,'2'4'0,"0"-1"0,0 1 0,0 0 0,0-1 0,0 1 0,-1 0 0,0 0 0,2 8 0,2 8 0,35 89 0,5-2 0,4-3 0,93 146 0,71 116 0,-107-176 0,-7 11 0,-39-71 0,69 116 0,37 74 0,-70-142 0,-23-44 0,544 1217 0,-272-337 0,-151-212 0,-174-699 0,-4 1 0,-5 0 0,-5 1 0,-4 0 0,-20 185 0,10-245 0,-2 0 0,-2 0 0,-2-1 0,-2 0 0,-2-2 0,-2 0 0,-1-1 0,-34 47 0,16-33 0,-3-1 0,-2-3 0,-2-1 0,-2-3 0,-55 42 0,-149 98 0,157-119 0,-43 50 0,96-78 0,-65 47 0,54-50 0,16-10 0,0-2 0,-59 29 0,31-24 0,-7 6 0,-2-4 0,-2-3 0,-79 20 0,66-29 0,-202 36 0,113-31 0,85-9 0,0-5 0,-108-1 0,47-1 0,47-2 0,81-6 0,-40 1 0,-115 17 0,16 30 0,119-39 0,-4 2 0,1-3 0,-98 6 0,-20 3-1365,145-17-5461</inkml:trace>
  <inkml:trace contextRef="#ctx0" brushRef="#br0" timeOffset="1470.41">175 8132 24575,'-4'1'0,"-1"-1"0,0 1 0,1 0 0,-1 0 0,1 0 0,-1 1 0,1 0 0,0 0 0,0 0 0,-1 0 0,-5 5 0,-43 37 0,13-9 0,39-35 7,-1 1-1,1 0 1,-1 0-1,1 0 0,0 0 1,0 0-1,-1 0 1,1 0-1,0 0 1,0 0-1,0 1 1,0-1-1,0 0 0,1 1 1,-1-1-1,0 0 1,0 1-1,1-1 1,-1 1-1,1 0 0,0-1 1,-1 1-1,1-1 1,0 1-1,0-1 1,0 1-1,0 0 1,0-1-1,0 1 0,1-1 1,-1 1-1,0-1 1,1 1-1,-1 0 1,1-1-1,0 0 1,-1 1-1,1-1 0,0 1 1,0-1-1,0 0 1,0 0-1,0 1 1,0-1-1,0 0 0,0 0 1,1 0-1,-1 0 1,0 0-1,1-1 1,-1 1-1,3 1 1,5 3-251,0 1 0,0-1 0,1-1 0,0 0 1,0 0-1,16 3 0,-8-4-6582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15:12:19.4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4417 403 24575,'114'2'0,"123"-4"0,-233 1 0,0 1 0,0-1 0,0 0 0,1 0 0,-1 0 0,-1-1 0,1 1 0,0-1 0,0 0 0,-1 0 0,1 0 0,-1-1 0,1 1 0,-1-1 0,0 0 0,0 0 0,0 0 0,0 0 0,-1-1 0,0 1 0,1-1 0,-1 1 0,0-1 0,0 0 0,-1 0 0,1 0 0,-1 0 0,0 0 0,0 0 0,-1 0 0,2-8 0,-1-8 0,0-1 0,-1 1 0,-1-1 0,0 1 0,-7-27 0,7 39 0,-1 0 0,0 0 0,0 1 0,-1-1 0,1 1 0,-2-1 0,1 1 0,-1 0 0,0 0 0,-1 1 0,1-1 0,-1 1 0,0 0 0,-1 0 0,0 1 0,0 0 0,0 0 0,0 0 0,-1 0 0,0 1 0,0 0 0,0 1 0,0 0 0,-1 0 0,1 0 0,-1 1 0,0 0 0,1 1 0,-1-1 0,0 2 0,0-1 0,-14 1 0,-5 1 0,6-2 0,-1 2 0,1 0 0,-38 8 0,51-6 0,0-1 0,1 1 0,-1 0 0,1 1 0,0 0 0,0 0 0,0 0 0,1 1 0,-1 0 0,1 0 0,1 1 0,-1 0 0,-8 10 0,-6 13 0,-21 39 0,3-2 0,35-64 9,1 1 0,0 0 0,0 0 0,0-1 0,1 1 0,-1 1 0,1-1 0,0 0 0,0 0 0,0 0 0,0 1 0,0-1 0,1 0 0,-1 1 0,1-1 0,0 1 0,0-1 0,0 0 0,1 1 0,-1-1 0,1 1 0,0-1 0,0 0 0,0 0 0,0 1 0,0-1 0,1 0 0,-1 0 0,1 0 0,0 0 0,0-1 0,0 1 0,0 0 0,1-1 0,-1 0 0,1 1 0,3 2 0,4 0-165,-1 1 1,1-1 0,0-1 0,0 0 0,1 0 0,-1-1 0,1 0-1,-1-1 1,1 0 0,17 1 0,-9-3-6671</inkml:trace>
  <inkml:trace contextRef="#ctx0" brushRef="#br0" timeOffset="2733.24">39 7322 24575,'29'15'0,"-3"-1"0,4-8 0,1-2 0,-1-1 0,1-1 0,0-2 0,0-1 0,-1-2 0,1-1 0,50-12 0,-75 14 0,1 1 0,0-1 0,-1-1 0,0 1 0,0-1 0,1 0 0,-2-1 0,1 1 0,0-1 0,-1 0 0,0-1 0,1 1 0,-2-1 0,1 0 0,-1 0 0,1-1 0,6-11 0,-7 7 0,1-1 0,-1-1 0,-1 1 0,0 0 0,-1-1 0,0 0 0,0 1 0,-1-1 0,-2-19 0,1 18 0,0 0 0,-1 1 0,-1-1 0,0 1 0,-8-25 0,8 31 0,-1 0 0,0 0 0,0 0 0,-1 1 0,0-1 0,0 1 0,0 0 0,-1 0 0,1 0 0,-1 1 0,0-1 0,0 1 0,-8-4 0,-37-25 0,22 14 0,-52-27 0,68 41 0,0 0 0,0 1 0,0 0 0,-1 1 0,0 0 0,0 1 0,-25-1 0,19 2 0,5 0 0,0 1 0,0 1 0,0 0 0,-24 5 0,35-5 0,0-1 0,0 1 0,0 1 0,0-1 0,0 0 0,0 1 0,1-1 0,-1 1 0,0 0 0,1 0 0,0 0 0,-1 0 0,1 0 0,0 1 0,0-1 0,0 1 0,0 0 0,1-1 0,-1 1 0,1 0 0,-1 0 0,1 0 0,0 0 0,0 0 0,0 0 0,0 4 0,-7 42 0,1 1 0,3 0 0,4 78 0,1-122-59,0 0 0,0 1-1,0-1 1,1 0-1,0 0 1,1-1 0,-1 1-1,1 0 1,0-1 0,0 1-1,1-1 1,-1 0 0,1 0-1,1-1 1,-1 1-1,0-1 1,1 0 0,0 0-1,0 0 1,0-1 0,1 1-1,7 2 1,5 2-6767</inkml:trace>
  <inkml:trace contextRef="#ctx0" brushRef="#br0" timeOffset="5918.25">4626 386 24575,'3'2'0,"-1"0"0,1 1 0,-1 0 0,0 0 0,1-1 0,-1 1 0,-1 0 0,1 1 0,0-1 0,-1 0 0,1 0 0,0 7 0,3 1 0,95 185 0,-9 4 0,-8 4 0,83 318 0,-141-404 0,-4 1 0,5 162 0,-19 240 0,-9-331 0,3-154 0,-2 0 0,-2 1 0,-1-1 0,-1-1 0,-3 1 0,0-1 0,-3 0 0,-1-1 0,-20 41 0,-463 729 0,75-250 0,-35-35 0,273-332 0,-8-8 0,-244 175 0,253-225 0,-263 141 0,246-180 0,75-37 0,-2 3 0,-198 102 0,84-40 0,51-29 0,2-1 339,-17 9-2043,191-90-5122</inkml:trace>
  <inkml:trace contextRef="#ctx0" brushRef="#br0" timeOffset="6969.01">684 6773 24575,'-5'2'0,"1"1"0,-1-1 0,1 1 0,0 0 0,-1 0 0,2 0 0,-1 0 0,0 1 0,1 0 0,-1-1 0,1 1 0,-5 8 0,1-3 0,0 0 0,1 0 0,-1 0 0,1 1 0,1 0 0,0 0 0,0 0 0,-6 20 0,11-28 0,-1 1 0,0-1 0,1 0 0,0 1 0,-1-1 0,1 0 0,0 1 0,0-1 0,0 0 0,0 1 0,1-1 0,-1 1 0,1-1 0,-1 0 0,1 0 0,0 1 0,0-1 0,0 0 0,0 0 0,0 0 0,1 0 0,-1 0 0,1 0 0,-1 0 0,1-1 0,-1 1 0,1 0 0,0-1 0,0 1 0,0-1 0,0 0 0,0 0 0,0 1 0,0-2 0,1 1 0,-1 0 0,0 0 0,0-1 0,1 1 0,-1-1 0,0 1 0,5-1 0,30 3 52,0-1-1,54-5 0,-19 0-1570,-40 2-5307</inkml:trace>
  <inkml:trace contextRef="#ctx0" brushRef="#br0" timeOffset="9829.32">626 7246 24575,'386'-2'0,"406"4"0,-575 18 0,10-1 0,-172-16 0,97 19 0,-86-10 0,-46-9 0,0 2 0,-1 0 0,1 1 0,25 12 0,-36-14 0,-1 0 0,0 0 0,-1 1 0,1 0 0,-1 1 0,0 0 0,0 0 0,-1 0 0,1 1 0,-1-1 0,9 16 0,5 13 0,-1 1 0,-1 1 0,-3 1 0,-1 0 0,-1 1 0,13 77 0,-25-113 0,-1 0 0,0 0 0,0 0 0,0 0 0,0 0 0,0 0 0,-1 0 0,1 0 0,-1 0 0,0 0 0,0 0 0,0 0 0,0-1 0,0 1 0,-1 0 0,1-1 0,-1 1 0,0-1 0,0 0 0,0 1 0,0-1 0,0 0 0,0 0 0,-4 3 0,-4 0 0,0 0 0,0 0 0,0-1 0,-1-1 0,-15 4 0,22-5 0,-39 7 0,-1-2 0,-64 3 0,-1 0 0,24-3 0,-118-3 0,0-2 0,178 1 68,0 2 1,-1 0-1,2 2 0,-30 11 0,29-9-494,0-1-1,-1-1 1,-47 6-1,55-12-6399</inkml:trace>
  <inkml:trace contextRef="#ctx0" brushRef="#br0" timeOffset="11117.94">1690 7909 24575,'-1'14'0,"0"-1"0,0 1 0,-1 0 0,-1-1 0,0 0 0,-1 0 0,-1 0 0,-6 15 0,10-28 0,1 1 0,-1 0 0,1 0 0,-1 0 0,1 0 0,0 0 0,0 0 0,0 0 0,-1 0 0,1 0 0,0 0 0,0 0 0,0 0 0,0 0 0,1 0 0,-1 0 0,0 0 0,0 0 0,1 0 0,-1 0 0,0 0 0,1 0 0,-1 0 0,1-1 0,-1 1 0,2 2 0,0-2 0,0 0 0,0 1 0,-1-1 0,1 0 0,1 0 0,-1 0 0,0 0 0,0-1 0,0 1 0,0 0 0,4 0 0,10 0 0,-1 0 0,0-1 0,15-1 0,-17 0 0,140-2-1365,-133 3-5461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15:13:26.84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5651 8513 24575,'-7'1'0,"1"-1"0,-1 1 0,0 1 0,1-1 0,-1 1 0,1 0 0,-1 0 0,1 1 0,0 0 0,-6 4 0,-60 45 0,6-5 0,21-21 0,-269 172 0,296-187 0,0-1 0,0-1 0,-1 0 0,0-2 0,0 0 0,-1-1 0,-32 5 0,-14 6 0,-56 23 0,-38 10 0,107-40 0,0-2 0,-70 2 0,61-7 0,-70 14 0,4 5 0,0-6 0,-233 0 0,106-14 0,-176-5 0,-17-48 0,290 28 0,6-5 0,-32-4 0,54 14 0,-187-50 0,145 15 0,137 41 0,1-3 0,0 0 0,1-2 0,-52-37 0,20 6 0,-64-61 0,-86-91 0,189 175 0,1 0 0,1-1 0,1-2 0,2 0 0,0-1 0,2-1 0,-20-43 0,12 17 0,2-1 0,2-2 0,-20-83 0,0-70 0,-27-115 0,33 140 0,-16-236 0,26 168 0,7 93 0,-42-503 0,62 544 0,6 0 0,22-127 0,-20 196 0,11-82 0,6 1 0,62-193 0,-47 216 0,120-386 0,72-205 0,-97 329 0,52-87 0,-58 160 0,-104 237 0,-3-1 0,-2-1 0,-3-1 0,16-126 0,-27 130 0,3 1 0,3 0 0,23-71 0,-2 12 0,-6-1 0,22-228 0,-45 186 0,-5 108 0,3 0 0,8-54 0,-4 81 112,1 0 0,20-45-1,-15 41-961,12-46 0,-20 54-5976</inkml:trace>
  <inkml:trace contextRef="#ctx0" brushRef="#br0" timeOffset="1028.83">1178 57 24575,'15'-2'0,"1"0"0,-1-1 0,1-1 0,-1 0 0,20-8 0,-21 6 0,0 1 0,1 0 0,-1 1 0,1 1 0,0 0 0,0 1 0,28 0 0,-39 3 10,1 0 1,-1 0-1,1 1 0,-1-1 0,1 1 1,-1 0-1,0 1 0,0-1 0,0 1 0,0-1 1,0 1-1,-1 0 0,1 1 0,-1-1 1,0 0-1,0 1 0,0 0 0,-1 0 0,1 0 1,2 4-1,28 34-1590,-22-34-5246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15:13:21.29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3926 590 24575,'28'-2'0,"1"-1"0,48-12 0,-27 5 0,-20 5 0,56-17 0,-76 18 0,0 0 0,0-1 0,0 0 0,-1-1 0,1 0 0,-1 0 0,0-1 0,12-11 0,15-16 0,-30 29 0,1 0 0,-1-1 0,0 1 0,0-1 0,-1-1 0,1 1 0,-1-1 0,-1 0 0,1 0 0,-1-1 0,-1 1 0,1-1 0,2-11 0,-4 10 0,6-18 0,-2-2 0,2-29 0,-7 51 0,0-1 0,-1 0 0,-1 1 0,1-1 0,-1 1 0,0-1 0,-1 1 0,0-1 0,0 1 0,0 0 0,-1 0 0,0 0 0,-4-7 0,-3 6 0,1-1 0,-1 2 0,0-1 0,0 2 0,-1-1 0,0 1 0,-22-8 0,32 14 0,-15-5 0,-1 0 0,1 1 0,-1 1 0,0 0 0,0 1 0,-1 1 0,-18 2 0,-57-7 0,75 3 0,0 0 0,-1 1 0,1 1 0,-1 1 0,-25 3 0,38-2 0,0 1 0,0-1 0,0 1 0,1 0 0,-1 0 0,0 1 0,1 0 0,-1 0 0,1 0 0,0 0 0,0 1 0,1 0 0,-1 0 0,1 0 0,0 1 0,0-1 0,0 1 0,0 0 0,-5 10 0,-63 121 0,63-115 0,0-1 0,2 1 0,0 1 0,1-1 0,1 1 0,2 0 0,0 0 0,0 32 0,3-49 0,1 0 0,1-1 0,-1 1 0,0-1 0,1 1 0,0-1 0,0 1 0,1-1 0,-1 0 0,1 0 0,0 0 0,0-1 0,0 1 0,0-1 0,1 1 0,-1-1 0,1 0 0,0-1 0,5 4 0,-1-1 0,-1 0 0,1-1 0,0-1 0,0 1 0,0-1 0,0-1 0,1 0 0,-1 0 0,17 2 0,35 2-1365,-44-2-5461</inkml:trace>
  <inkml:trace contextRef="#ctx0" brushRef="#br0" timeOffset="2498.65">1 683 24575,'1'-1'0,"0"-1"0,0 1 0,0 0 0,1-1 0,-1 1 0,0 0 0,1 0 0,-1 0 0,1 0 0,-1 0 0,1 0 0,0 0 0,-1 1 0,1-1 0,0 0 0,0 1 0,-1 0 0,4-1 0,-2 0 0,50-10 0,2 2 0,-1 2 0,66 0 0,-87 6 0,456-4 0,-273 7 0,-36 6 0,220 39 0,-104-9 0,-95-33 0,-144-7 0,1 3 0,60 8 0,-37-1 0,0-3 0,93-8 0,-41 1 0,-23 3 0,118-3 0,-201-1 152,49-13 0,-5 1-1821,-53 13-5157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1A9F2-FF09-4F7C-8D44-14E423AFB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179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Duy Chien 20205059</dc:creator>
  <cp:keywords/>
  <dc:description/>
  <cp:lastModifiedBy>Le Phuong Nam 20210628</cp:lastModifiedBy>
  <cp:revision>24</cp:revision>
  <cp:lastPrinted>2022-01-21T19:55:00Z</cp:lastPrinted>
  <dcterms:created xsi:type="dcterms:W3CDTF">2022-01-21T19:39:00Z</dcterms:created>
  <dcterms:modified xsi:type="dcterms:W3CDTF">2023-03-10T16:07:00Z</dcterms:modified>
</cp:coreProperties>
</file>